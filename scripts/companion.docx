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36"/>
          <w:szCs w:val="36"/>
        </w:rPr>
      </w:pPr>
      <w:r w:rsidDel="00000000" w:rsidR="00000000" w:rsidRPr="00000000">
        <w:rPr>
          <w:b w:val="1"/>
          <w:bCs w:val="1"/>
          <w:sz w:val="36"/>
          <w:szCs w:val="36"/>
          <w:rtl w:val="0"/>
        </w:rPr>
        <w:t xml:space="preserve">Digital Content Licensing Clause Bank for Libraries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i w:val="1"/>
          <w:iCs w:val="1"/>
          <w:color w:val="5d6d7e"/>
          <w:sz w:val="24"/>
          <w:szCs w:val="24"/>
          <w:rtl w:val="0"/>
        </w:rPr>
        <w:t xml:space="preserve">Companion Document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color w:val="5d6d7e"/>
          <w:sz w:val="20"/>
          <w:szCs w:val="20"/>
          <w:rtl w:val="0"/>
        </w:rPr>
        <w:t xml:space="preserve">Last updated: June 8, 2026</w:t>
      </w:r>
      <w:r w:rsidDel="00000000" w:rsidR="00000000" w:rsidRPr="00000000">
        <w:rPr>
          <w:rtl w:val="0"/>
        </w:rPr>
      </w:r>
    </w:p>
    <w:p w:rsidR="00000000" w:rsidDel="00000000" w:rsidP="00000000" w:rsidRDefault="00000000" w:rsidRPr="00000000" w14:paraId="00000004">
      <w:pPr>
        <w:pBdr>
          <w:bottom w:color="5d6d7e" w:space="1" w:sz="6" w:val="single"/>
        </w:pBdr>
        <w:spacing w:after="120" w:before="240" w:lineRule="auto"/>
        <w:rPr/>
      </w:pPr>
      <w:r w:rsidDel="00000000" w:rsidR="00000000" w:rsidRPr="00000000">
        <w:rPr>
          <w:rtl w:val="0"/>
        </w:rPr>
      </w:r>
    </w:p>
    <w:p w:rsidR="00000000" w:rsidDel="00000000" w:rsidP="00000000" w:rsidRDefault="00000000" w:rsidRPr="00000000" w14:paraId="00000005">
      <w:pPr>
        <w:keepNext w:val="1"/>
        <w:spacing w:after="120" w:before="480" w:lineRule="auto"/>
        <w:rPr/>
      </w:pPr>
      <w:r w:rsidDel="00000000" w:rsidR="00000000" w:rsidRPr="00000000">
        <w:rPr>
          <w:b w:val="1"/>
          <w:bCs w:val="1"/>
          <w:sz w:val="32"/>
          <w:szCs w:val="32"/>
          <w:rtl w:val="0"/>
        </w:rPr>
        <w:t xml:space="preserve">Introduction</w:t>
      </w:r>
      <w:r w:rsidDel="00000000" w:rsidR="00000000" w:rsidRPr="00000000">
        <w:rPr>
          <w:rtl w:val="0"/>
        </w:rPr>
      </w:r>
    </w:p>
    <w:sdt>
      <w:sdtPr>
        <w:id w:val="2071014601"/>
        <w:tag w:val="goog_rdk_5"/>
      </w:sdtPr>
      <w:sdtContent>
        <w:p w:rsidR="00000000" w:rsidDel="00000000" w:rsidP="00000000" w:rsidRDefault="00000000" w:rsidRPr="00000000" w14:paraId="00000006">
          <w:pPr>
            <w:spacing w:after="120" w:line="300" w:lineRule="auto"/>
            <w:rPr>
              <w:ins w:author="Laura Crossett" w:id="0" w:date="2026-06-12T19:25:58Z"/>
            </w:rPr>
          </w:pPr>
          <w:sdt>
            <w:sdtPr>
              <w:id w:val="-741638581"/>
              <w:tag w:val="goog_rdk_1"/>
            </w:sdtPr>
            <w:sdtContent>
              <w:ins w:author="Laura Crossett" w:id="0" w:date="2026-06-12T19:25:58Z"/>
              <w:sdt>
                <w:sdtPr>
                  <w:id w:val="1567100825"/>
                  <w:tag w:val="goog_rdk_2"/>
                </w:sdtPr>
                <w:sdtContent>
                  <w:commentRangeStart w:id="0"/>
                </w:sdtContent>
              </w:sdt>
              <w:ins w:author="Laura Crossett" w:id="0" w:date="2026-06-12T19:25:58Z">
                <w:sdt>
                  <w:sdtPr>
                    <w:id w:val="267681437"/>
                    <w:tag w:val="goog_rdk_3"/>
                  </w:sdtPr>
                  <w:sdtContent>
                    <w:commentRangeStart w:id="0"/>
                  </w:sdtContent>
                </w:sdt>
                <w:commentRangeEnd w:id="0"/>
                <w:r w:rsidDel="00000000" w:rsidR="00000000" w:rsidRPr="00000000">
                  <w:commentReference w:id="0"/>
                </w:r>
                <w:sdt>
                  <w:sdtPr>
                    <w:id w:val="25696005"/>
                    <w:tag w:val="goog_rdk_4"/>
                  </w:sdtPr>
                  <w:sdtContent>
                    <w:r w:rsidDel="00000000" w:rsidR="00000000" w:rsidRPr="00000000">
                      <w:rPr>
                        <w:rtl w:val="0"/>
                        <w:rPrChange w:author="Laura Crossett" w:id="1" w:date="2026-06-12T19:25:58Z">
                          <w:rPr/>
                        </w:rPrChange>
                      </w:rPr>
                      <w:t xml:space="preserve">Vendor templates are drafted to favor vendors. That’s a function of how commercial licensing works, and it means the document in front of you is a starting position, not a finished agreement. The work of negotiation is recognizing what the template’s doing, identifying the clauses where the default isn’t workable for your library, and moving the document toward language both sides can defend.</w:t>
                    </w:r>
                  </w:sdtContent>
                </w:sdt>
                <w:r w:rsidDel="00000000" w:rsidR="00000000" w:rsidRPr="00000000">
                  <w:rPr>
                    <w:rtl w:val="0"/>
                  </w:rPr>
                </w:r>
              </w:ins>
            </w:sdtContent>
          </w:sdt>
        </w:p>
      </w:sdtContent>
    </w:sdt>
    <w:p w:rsidR="00000000" w:rsidDel="00000000" w:rsidP="00000000" w:rsidRDefault="00000000" w:rsidRPr="00000000" w14:paraId="00000007">
      <w:pPr>
        <w:spacing w:after="120" w:line="300" w:lineRule="auto"/>
        <w:rPr/>
      </w:pPr>
      <w:r w:rsidDel="00000000" w:rsidR="00000000" w:rsidRPr="00000000">
        <w:rPr>
          <w:rtl w:val="0"/>
        </w:rPr>
        <w:t xml:space="preserve">You can use this Companion Document alongside the </w:t>
      </w:r>
      <w:r w:rsidDel="00000000" w:rsidR="00000000" w:rsidRPr="00000000">
        <w:rPr>
          <w:i w:val="1"/>
          <w:iCs w:val="1"/>
          <w:rtl w:val="0"/>
        </w:rPr>
        <w:t xml:space="preserve">Digital Content Licensing Clause Bank for Libraries</w:t>
      </w:r>
      <w:r w:rsidDel="00000000" w:rsidR="00000000" w:rsidRPr="00000000">
        <w:rPr>
          <w:rtl w:val="0"/>
        </w:rPr>
        <w:t xml:space="preserve"> workbook when you want to understand the “why” behind the language in the Clause Bank</w:t>
      </w:r>
      <w:sdt>
        <w:sdtPr>
          <w:id w:val="-1582231277"/>
          <w:tag w:val="goog_rdk_6"/>
        </w:sdtPr>
        <w:sdtContent>
          <w:del w:author="Laura Crossett" w:id="2" w:date="2026-06-12T19:27:38Z">
            <w:r w:rsidDel="00000000" w:rsidR="00000000" w:rsidRPr="00000000">
              <w:rPr>
                <w:rtl w:val="0"/>
              </w:rPr>
              <w:delText xml:space="preserve">, not just copy the language itself.</w:delText>
            </w:r>
          </w:del>
        </w:sdtContent>
      </w:sdt>
      <w:r w:rsidDel="00000000" w:rsidR="00000000" w:rsidRPr="00000000">
        <w:rPr>
          <w:rtl w:val="0"/>
        </w:rPr>
        <w:t xml:space="preserve"> The workbook gives you three versions of each negotiable clause, priority markers for different library needs, and recognition cues for spotting one-sided drafting. This document is where you’ll find the reasoning behind those versions, the harder judgment calls that don’t fit in a spreadsheet cell, and the spots where library and vendor positions diverge.</w:t>
      </w:r>
    </w:p>
    <w:p w:rsidR="00000000" w:rsidDel="00000000" w:rsidP="00000000" w:rsidRDefault="00000000" w:rsidRPr="00000000" w14:paraId="00000008">
      <w:pPr>
        <w:spacing w:after="120" w:line="300" w:lineRule="auto"/>
        <w:rPr/>
      </w:pPr>
      <w:r w:rsidDel="00000000" w:rsidR="00000000" w:rsidRPr="00000000">
        <w:rPr>
          <w:rtl w:val="0"/>
        </w:rPr>
        <w:t xml:space="preserve">The eight theme chapters walk through the concepts that shape each cluster of clauses. They reference individual clauses by their Clause ID where it helps the discussion, but the </w:t>
      </w:r>
      <w:sdt>
        <w:sdtPr>
          <w:id w:val="1128707927"/>
          <w:tag w:val="goog_rdk_7"/>
        </w:sdtPr>
        <w:sdtContent>
          <w:ins w:author="Laura Crossett" w:id="3" w:date="2026-06-12T19:28:25Z">
            <w:r w:rsidDel="00000000" w:rsidR="00000000" w:rsidRPr="00000000">
              <w:rPr>
                <w:rtl w:val="0"/>
              </w:rPr>
              <w:t xml:space="preserve">exact </w:t>
            </w:r>
          </w:ins>
        </w:sdtContent>
      </w:sdt>
      <w:r w:rsidDel="00000000" w:rsidR="00000000" w:rsidRPr="00000000">
        <w:rPr>
          <w:rtl w:val="0"/>
        </w:rPr>
        <w:t xml:space="preserve">language </w:t>
      </w:r>
      <w:sdt>
        <w:sdtPr>
          <w:id w:val="840097139"/>
          <w:tag w:val="goog_rdk_8"/>
        </w:sdtPr>
        <w:sdtContent>
          <w:ins w:author="Laura Crossett" w:id="4" w:date="2026-06-12T19:28:31Z">
            <w:r w:rsidDel="00000000" w:rsidR="00000000" w:rsidRPr="00000000">
              <w:rPr>
                <w:rtl w:val="0"/>
              </w:rPr>
              <w:t xml:space="preserve">for each </w:t>
            </w:r>
          </w:ins>
          <w:sdt>
            <w:sdtPr>
              <w:id w:val="654180846"/>
              <w:tag w:val="goog_rdk_9"/>
            </w:sdtPr>
            <w:sdtContent>
              <w:ins w:author="Laura Crossett" w:id="4" w:date="2026-06-12T19:28:31Z">
                <w:r w:rsidDel="00000000" w:rsidR="00000000" w:rsidRPr="00000000">
                  <w:rPr>
                    <w:rtl w:val="0"/>
                    <w:rPrChange w:author="Laura Crossett" w:id="5" w:date="2026-06-12T19:28:31Z">
                      <w:rPr/>
                    </w:rPrChange>
                  </w:rPr>
                  <w:t xml:space="preserve">clause</w:t>
                </w:r>
              </w:ins>
            </w:sdtContent>
          </w:sdt>
          <w:ins w:author="Laura Crossett" w:id="4" w:date="2026-06-12T19:28:31Z">
            <w:r w:rsidDel="00000000" w:rsidR="00000000" w:rsidRPr="00000000">
              <w:rPr>
                <w:rtl w:val="0"/>
              </w:rPr>
              <w:t xml:space="preserve"> </w:t>
            </w:r>
          </w:ins>
        </w:sdtContent>
      </w:sdt>
      <w:sdt>
        <w:sdtPr>
          <w:id w:val="-2015016879"/>
          <w:tag w:val="goog_rdk_10"/>
        </w:sdtPr>
        <w:sdtContent>
          <w:del w:author="Laura Crossett" w:id="4" w:date="2026-06-12T19:28:31Z">
            <w:r w:rsidDel="00000000" w:rsidR="00000000" w:rsidRPr="00000000">
              <w:rPr>
                <w:rtl w:val="0"/>
              </w:rPr>
              <w:delText xml:space="preserve">itself </w:delText>
            </w:r>
          </w:del>
        </w:sdtContent>
      </w:sdt>
      <w:r w:rsidDel="00000000" w:rsidR="00000000" w:rsidRPr="00000000">
        <w:rPr>
          <w:rtl w:val="0"/>
        </w:rPr>
        <w:t xml:space="preserve">stays in the workbook.</w:t>
      </w:r>
    </w:p>
    <w:p w:rsidR="00000000" w:rsidDel="00000000" w:rsidP="00000000" w:rsidRDefault="00000000" w:rsidRPr="00000000" w14:paraId="00000009">
      <w:pPr>
        <w:spacing w:after="120" w:line="300" w:lineRule="auto"/>
        <w:rPr/>
      </w:pPr>
      <w:sdt>
        <w:sdtPr>
          <w:id w:val="863603182"/>
          <w:tag w:val="goog_rdk_11"/>
        </w:sdtPr>
        <w:sdtContent>
          <w:commentRangeStart w:id="1"/>
        </w:sdtContent>
      </w:sdt>
      <w:r w:rsidDel="00000000" w:rsidR="00000000" w:rsidRPr="00000000">
        <w:rPr>
          <w:rtl w:val="0"/>
        </w:rPr>
        <w:t xml:space="preserve">If you’re using the Clause Bank in an active negotiation, you can turn here when you need to understand why a particular Pro-Library Version is drafted the way it is, what a vendor might push back on, and whether the language you’re looking at is worth holding for your specific library.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tl w:val="0"/>
        </w:rPr>
        <w:t xml:space="preserve">This document is general reference, not legal advice. Leverage, jurisdiction, library type, and the specific resource you’re licensing all change what’s reasonable in any given negotiation. When you need it, consult counsel.</w:t>
      </w:r>
    </w:p>
    <w:p w:rsidR="00000000" w:rsidDel="00000000" w:rsidP="00000000" w:rsidRDefault="00000000" w:rsidRPr="00000000" w14:paraId="0000000B">
      <w:pPr>
        <w:keepNext w:val="1"/>
        <w:spacing w:after="120" w:before="480" w:lineRule="auto"/>
        <w:rPr/>
      </w:pPr>
      <w:r w:rsidDel="00000000" w:rsidR="00000000" w:rsidRPr="00000000">
        <w:rPr>
          <w:b w:val="1"/>
          <w:bCs w:val="1"/>
          <w:sz w:val="32"/>
          <w:szCs w:val="32"/>
          <w:rtl w:val="0"/>
        </w:rPr>
        <w:t xml:space="preserve">Negotiating with Vendors</w:t>
      </w:r>
      <w:r w:rsidDel="00000000" w:rsidR="00000000" w:rsidRPr="00000000">
        <w:rPr>
          <w:rtl w:val="0"/>
        </w:rPr>
      </w:r>
    </w:p>
    <w:p w:rsidR="00000000" w:rsidDel="00000000" w:rsidP="00000000" w:rsidRDefault="00000000" w:rsidRPr="00000000" w14:paraId="0000000C">
      <w:pPr>
        <w:spacing w:after="120" w:line="300" w:lineRule="auto"/>
        <w:rPr/>
      </w:pPr>
      <w:sdt>
        <w:sdtPr>
          <w:id w:val="1034605939"/>
          <w:tag w:val="goog_rdk_13"/>
        </w:sdtPr>
        <w:sdtContent>
          <w:del w:author="Laura Crossett" w:id="6" w:date="2026-06-12T19:25:55Z">
            <w:r w:rsidDel="00000000" w:rsidR="00000000" w:rsidRPr="00000000">
              <w:rPr>
                <w:rtl w:val="0"/>
              </w:rPr>
              <w:delText xml:space="preserve">Vendor templates are drafted to favor vendors. That’s a function of how commercial licensing works, and it means the document in front of you is a starting position, not a finished agreement. The work of negotiation is recognizing what the template’s doing, identifying the clauses where the default isn’t workable for your library, and moving the document toward language both sides can defend.</w:delText>
            </w:r>
          </w:del>
        </w:sdtContent>
      </w:sdt>
      <w:r w:rsidDel="00000000" w:rsidR="00000000" w:rsidRPr="00000000">
        <w:rPr>
          <w:rtl w:val="0"/>
        </w:rPr>
      </w:r>
    </w:p>
    <w:p w:rsidR="00000000" w:rsidDel="00000000" w:rsidP="00000000" w:rsidRDefault="00000000" w:rsidRPr="00000000" w14:paraId="0000000D">
      <w:pPr>
        <w:spacing w:after="120" w:line="300" w:lineRule="auto"/>
        <w:rPr/>
      </w:pPr>
      <w:sdt>
        <w:sdtPr>
          <w:id w:val="-804116136"/>
          <w:tag w:val="goog_rdk_15"/>
        </w:sdtPr>
        <w:sdtContent>
          <w:ins w:author="Laura Crossett" w:id="7" w:date="2026-06-12T19:29:59Z">
            <w:r w:rsidDel="00000000" w:rsidR="00000000" w:rsidRPr="00000000">
              <w:rPr>
                <w:rtl w:val="0"/>
              </w:rPr>
              <w:t xml:space="preserve">As noted above, you </w:t>
            </w:r>
          </w:ins>
          <w:sdt>
            <w:sdtPr>
              <w:id w:val="269498504"/>
              <w:tag w:val="goog_rdk_16"/>
            </w:sdtPr>
            <w:sdtContent>
              <w:ins w:author="Laura Crossett" w:id="7" w:date="2026-06-12T19:29:59Z">
                <w:r w:rsidDel="00000000" w:rsidR="00000000" w:rsidRPr="00000000">
                  <w:rPr>
                    <w:i w:val="1"/>
                    <w:iCs w:val="1"/>
                    <w:rtl w:val="0"/>
                    <w:rPrChange w:author="Laura Crossett" w:id="8" w:date="2026-06-12T19:29:59Z">
                      <w:rPr/>
                    </w:rPrChange>
                  </w:rPr>
                  <w:t xml:space="preserve">can</w:t>
                </w:r>
              </w:ins>
            </w:sdtContent>
          </w:sdt>
          <w:ins w:author="Laura Crossett" w:id="7" w:date="2026-06-12T19:29:59Z">
            <w:sdt>
              <w:sdtPr>
                <w:id w:val="1586801924"/>
                <w:tag w:val="goog_rdk_17"/>
              </w:sdtPr>
              <w:sdtContent>
                <w:r w:rsidDel="00000000" w:rsidR="00000000" w:rsidRPr="00000000">
                  <w:rPr>
                    <w:rtl w:val="0"/>
                    <w:rPrChange w:author="Laura Crossett" w:id="8" w:date="2026-06-12T19:29:59Z">
                      <w:rPr/>
                    </w:rPrChange>
                  </w:rPr>
                  <w:t xml:space="preserve"> negotiate with vendors. </w:t>
                </w:r>
              </w:sdtContent>
            </w:sdt>
          </w:ins>
        </w:sdtContent>
      </w:sdt>
      <w:r w:rsidDel="00000000" w:rsidR="00000000" w:rsidRPr="00000000">
        <w:rPr>
          <w:rtl w:val="0"/>
        </w:rPr>
        <w:t xml:space="preserve">You’ll find three things in this section that shape that work: when you can negotiate, how to work through an agreement once you’ve got one in front of you, and how leverage changes what’s achievable.</w:t>
      </w:r>
    </w:p>
    <w:p w:rsidR="00000000" w:rsidDel="00000000" w:rsidP="00000000" w:rsidRDefault="00000000" w:rsidRPr="00000000" w14:paraId="0000000E">
      <w:pPr>
        <w:keepNext w:val="1"/>
        <w:spacing w:after="120" w:before="320" w:lineRule="auto"/>
        <w:rPr/>
      </w:pPr>
      <w:r w:rsidDel="00000000" w:rsidR="00000000" w:rsidRPr="00000000">
        <w:rPr>
          <w:b w:val="1"/>
          <w:bCs w:val="1"/>
          <w:sz w:val="26"/>
          <w:szCs w:val="26"/>
          <w:rtl w:val="0"/>
        </w:rPr>
        <w:t xml:space="preserve">Negotiation Timing</w:t>
      </w:r>
      <w:r w:rsidDel="00000000" w:rsidR="00000000" w:rsidRPr="00000000">
        <w:rPr>
          <w:rtl w:val="0"/>
        </w:rPr>
      </w:r>
    </w:p>
    <w:p w:rsidR="00000000" w:rsidDel="00000000" w:rsidP="00000000" w:rsidRDefault="00000000" w:rsidRPr="00000000" w14:paraId="0000000F">
      <w:pPr>
        <w:spacing w:after="120" w:line="300" w:lineRule="auto"/>
        <w:rPr/>
      </w:pPr>
      <w:r w:rsidDel="00000000" w:rsidR="00000000" w:rsidRPr="00000000">
        <w:rPr>
          <w:rtl w:val="0"/>
        </w:rPr>
        <w:t xml:space="preserve">Initial negotiations have the most room for movement. The vendor wants the deal, your library hasn’t built operational dependency yet, and both parties expect the template will come back marked up. The Pro-Library Version of clauses you want to push on is more reachable in this window, including ones that can be harder to secure later in the relationship.</w:t>
      </w:r>
    </w:p>
    <w:p w:rsidR="00000000" w:rsidDel="00000000" w:rsidP="00000000" w:rsidRDefault="00000000" w:rsidRPr="00000000" w14:paraId="00000010">
      <w:pPr>
        <w:spacing w:after="120" w:line="300" w:lineRule="auto"/>
        <w:rPr/>
      </w:pPr>
      <w:r w:rsidDel="00000000" w:rsidR="00000000" w:rsidRPr="00000000">
        <w:rPr>
          <w:rtl w:val="0"/>
        </w:rPr>
        <w:t xml:space="preserve">You can also negotiate during the term. A signed contract isn’t sealed; either party can request an amendment at any time. The leverage is different from initial negotiation because your library may already depend on the platform and the vendor knows it, but material changes are still possible, particularly when something’s changed in your operating environment, in the law, or in the vendor’s offering. If a problem’s surfaced mid-term, it’s worth addressing directly rather than waiting for renewal.</w:t>
      </w:r>
    </w:p>
    <w:p w:rsidR="00000000" w:rsidDel="00000000" w:rsidP="00000000" w:rsidRDefault="00000000" w:rsidRPr="00000000" w14:paraId="00000011">
      <w:pPr>
        <w:spacing w:after="120" w:line="300" w:lineRule="auto"/>
        <w:rPr/>
      </w:pPr>
      <w:r w:rsidDel="00000000" w:rsidR="00000000" w:rsidRPr="00000000">
        <w:rPr>
          <w:rtl w:val="0"/>
        </w:rPr>
        <w:t xml:space="preserve">Renewal is its own window. The vendor expects to sign a fresh document with you, so renewal-stage amendments are easier to introduce than mid-term ones. Time pressure is the constraint: if negotiations stall close to the renewal date, you risk either accepting language you’d have wanted to change or letting the contract auto-renew. The notice periods in the agreement tell you how much runway you’ve got, and renewal conversations work better when they start well before the date.</w:t>
      </w:r>
    </w:p>
    <w:p w:rsidR="00000000" w:rsidDel="00000000" w:rsidP="00000000" w:rsidRDefault="00000000" w:rsidRPr="00000000" w14:paraId="00000012">
      <w:pPr>
        <w:keepNext w:val="1"/>
        <w:spacing w:after="120" w:before="320" w:lineRule="auto"/>
        <w:rPr/>
      </w:pPr>
      <w:r w:rsidDel="00000000" w:rsidR="00000000" w:rsidRPr="00000000">
        <w:rPr>
          <w:b w:val="1"/>
          <w:bCs w:val="1"/>
          <w:sz w:val="26"/>
          <w:szCs w:val="26"/>
          <w:rtl w:val="0"/>
        </w:rPr>
        <w:t xml:space="preserve">Working Through an Agreement</w:t>
      </w:r>
      <w:r w:rsidDel="00000000" w:rsidR="00000000" w:rsidRPr="00000000">
        <w:rPr>
          <w:rtl w:val="0"/>
        </w:rPr>
      </w:r>
    </w:p>
    <w:p w:rsidR="00000000" w:rsidDel="00000000" w:rsidP="00000000" w:rsidRDefault="00000000" w:rsidRPr="00000000" w14:paraId="00000013">
      <w:pPr>
        <w:spacing w:after="120" w:line="300" w:lineRule="auto"/>
        <w:rPr/>
      </w:pPr>
      <w:r w:rsidDel="00000000" w:rsidR="00000000" w:rsidRPr="00000000">
        <w:rPr>
          <w:rtl w:val="0"/>
        </w:rPr>
        <w:t xml:space="preserve">When you’ve got a vendor template or you’re picking up an agreement for review, the method’s the same regardless of when in the relationship you’re working. The goal is to move from “I have this document” to “I know what to change and why.”</w:t>
      </w:r>
    </w:p>
    <w:p w:rsidR="00000000" w:rsidDel="00000000" w:rsidP="00000000" w:rsidRDefault="00000000" w:rsidRPr="00000000" w14:paraId="00000014">
      <w:pPr>
        <w:spacing w:after="120" w:line="300" w:lineRule="auto"/>
        <w:rPr/>
      </w:pPr>
      <w:r w:rsidDel="00000000" w:rsidR="00000000" w:rsidRPr="00000000">
        <w:rPr>
          <w:rtl w:val="0"/>
        </w:rPr>
        <w:t xml:space="preserve">A first read, end to end, without marking anything, is worth the time. You’re looking for the shape of the document: how the vendor’s structured it, where the substantive provisions sit, what the definitions are doing, what gets incorporated by reference. Vendor templates can place substantive limits inside the definitions or inside cross-referenced external documents, and that’s easier to catch on a clean first pass than during a clause-by-clause review.</w:t>
      </w:r>
    </w:p>
    <w:p w:rsidR="00000000" w:rsidDel="00000000" w:rsidP="00000000" w:rsidRDefault="00000000" w:rsidRPr="00000000" w14:paraId="00000015">
      <w:pPr>
        <w:spacing w:after="120" w:line="300" w:lineRule="auto"/>
        <w:rPr/>
      </w:pPr>
      <w:r w:rsidDel="00000000" w:rsidR="00000000" w:rsidRPr="00000000">
        <w:rPr>
          <w:rtl w:val="0"/>
        </w:rPr>
        <w:t xml:space="preserve">On the second read, you can mark the clauses you want to change. For each one, the matching row in the Clause Bank gives you something to compare against. If the vendor’s language matches the Common Pro-Vendor Language column, you’re looking at a typical pattern and the bank’s alternatives will work directly. If the vendor’s language is more aggressive than what’s in the column, the situation’s more serious and your response will need to be sharper. If the vendor’s language is actually more favorable than the column, you may not need to negotiate that clause at all.</w:t>
      </w:r>
    </w:p>
    <w:p w:rsidR="00000000" w:rsidDel="00000000" w:rsidP="00000000" w:rsidRDefault="00000000" w:rsidRPr="00000000" w14:paraId="00000016">
      <w:pPr>
        <w:spacing w:after="120" w:line="300" w:lineRule="auto"/>
        <w:rPr/>
      </w:pPr>
      <w:r w:rsidDel="00000000" w:rsidR="00000000" w:rsidRPr="00000000">
        <w:rPr>
          <w:rtl w:val="0"/>
        </w:rPr>
        <w:t xml:space="preserve">For each clause you’re changing, the choice between the Pro-Library Version and the Reasonable Fallback depends on what you’re trying to signal. The Pro-Library Version’s a stronger position; sending it tells the vendor you’re prepared for a real negotiation. The Reasonable Fallback signals you’re looking for a quick path to signature. Either’s a legitimate opening; the right choice depends on your priorities and the kind of relationship you want with this vendor.</w:t>
      </w:r>
    </w:p>
    <w:p w:rsidR="00000000" w:rsidDel="00000000" w:rsidP="00000000" w:rsidRDefault="00000000" w:rsidRPr="00000000" w14:paraId="00000017">
      <w:pPr>
        <w:spacing w:after="120" w:line="300" w:lineRule="auto"/>
        <w:rPr/>
      </w:pPr>
      <w:r w:rsidDel="00000000" w:rsidR="00000000" w:rsidRPr="00000000">
        <w:rPr>
          <w:rtl w:val="0"/>
        </w:rPr>
        <w:t xml:space="preserve">Before you send the marked-up document back, sorting your own priorities is worth doing. Negotiations may take more than one round, and you won’t win every change. The clauses that are baselines (the ones you won’t sign without), gimmes (the ones you can let go if the vendor pushes), and nice-to-haves (the ones you’ll drop if the negotiation needs to move) come into focus once you sit with the document. The priority columns in the Clause Bank are a starting point for that sorting, and your knowledge of your library does the rest.</w:t>
      </w:r>
    </w:p>
    <w:p w:rsidR="00000000" w:rsidDel="00000000" w:rsidP="00000000" w:rsidRDefault="00000000" w:rsidRPr="00000000" w14:paraId="00000018">
      <w:pPr>
        <w:keepNext w:val="1"/>
        <w:spacing w:after="120" w:before="320" w:lineRule="auto"/>
        <w:rPr/>
      </w:pPr>
      <w:r w:rsidDel="00000000" w:rsidR="00000000" w:rsidRPr="00000000">
        <w:rPr>
          <w:b w:val="1"/>
          <w:bCs w:val="1"/>
          <w:sz w:val="26"/>
          <w:szCs w:val="26"/>
          <w:rtl w:val="0"/>
        </w:rPr>
        <w:t xml:space="preserve">Leverage</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tl w:val="0"/>
        </w:rPr>
        <w:t xml:space="preserve">What’s achievable in a negotiation depends on leverage, and leverage isn’t a single thing. It shows up in a few different forms.</w:t>
      </w:r>
    </w:p>
    <w:p w:rsidR="00000000" w:rsidDel="00000000" w:rsidP="00000000" w:rsidRDefault="00000000" w:rsidRPr="00000000" w14:paraId="0000001A">
      <w:pPr>
        <w:spacing w:after="120" w:line="300" w:lineRule="auto"/>
        <w:rPr/>
      </w:pPr>
      <w:r w:rsidDel="00000000" w:rsidR="00000000" w:rsidRPr="00000000">
        <w:rPr>
          <w:rtl w:val="0"/>
        </w:rPr>
        <w:t xml:space="preserve">One form is the vendor wanting the deal. New vendors entering the library market, smaller vendors trying to grow, and any vendor competing against an incumbent for your business may accept terms they wouldn’t accept from an established customer they can afford to lose. Consortium negotiations carry this kind of leverage because the aggregated customer base is valuable to the vendor.</w:t>
      </w:r>
    </w:p>
    <w:p w:rsidR="00000000" w:rsidDel="00000000" w:rsidP="00000000" w:rsidRDefault="00000000" w:rsidRPr="00000000" w14:paraId="0000001B">
      <w:pPr>
        <w:spacing w:after="120" w:line="300" w:lineRule="auto"/>
        <w:rPr/>
      </w:pPr>
      <w:r w:rsidDel="00000000" w:rsidR="00000000" w:rsidRPr="00000000">
        <w:rPr>
          <w:rtl w:val="0"/>
        </w:rPr>
        <w:t xml:space="preserve">Alternatives are another form. If a comparable resource is available from another vendor, walking is a real option and the vendor knows it. If the resource is unique and your patrons need it, the vendor knows you can’t easily walk, and what’s achievable on terms is more constrained.</w:t>
      </w:r>
    </w:p>
    <w:p w:rsidR="00000000" w:rsidDel="00000000" w:rsidP="00000000" w:rsidRDefault="00000000" w:rsidRPr="00000000" w14:paraId="0000001C">
      <w:pPr>
        <w:spacing w:after="120" w:line="300" w:lineRule="auto"/>
        <w:rPr/>
      </w:pPr>
      <w:r w:rsidDel="00000000" w:rsidR="00000000" w:rsidRPr="00000000">
        <w:rPr>
          <w:rtl w:val="0"/>
        </w:rPr>
        <w:t xml:space="preserve">Applicable law is leverage too. State library confidentiality statutes, accessibility laws, public records laws, and procurement rules aren’t just substantive requirements; they’re negotiation tools. A vendor that’s pushing back on patron privacy language has a harder time when there’s a state statute that requires you to insist on it.</w:t>
      </w:r>
    </w:p>
    <w:p w:rsidR="00000000" w:rsidDel="00000000" w:rsidP="00000000" w:rsidRDefault="00000000" w:rsidRPr="00000000" w14:paraId="0000001D">
      <w:pPr>
        <w:spacing w:after="120" w:line="300" w:lineRule="auto"/>
        <w:rPr/>
      </w:pPr>
      <w:r w:rsidDel="00000000" w:rsidR="00000000" w:rsidRPr="00000000">
        <w:rPr>
          <w:rtl w:val="0"/>
        </w:rPr>
        <w:t xml:space="preserve">Where leverage is high, the Pro-Library Version is more reachable on the clauses you’ve identified as priorities. Where leverage is moderate, the Reasonable Fallback may be the practical landing, with the Pro-Library Version achievable on a smaller set of priority clauses. Where leverage is low, the Reasonable Fallback is the floor, and the work is protecting your priority clauses rather than winning the whole document. The priority columns in the Clause Bank can help with that triage.</w:t>
      </w:r>
    </w:p>
    <w:p w:rsidR="00000000" w:rsidDel="00000000" w:rsidP="00000000" w:rsidRDefault="00000000" w:rsidRPr="00000000" w14:paraId="0000001E">
      <w:pPr>
        <w:keepNext w:val="1"/>
        <w:spacing w:after="120" w:before="320" w:lineRule="auto"/>
        <w:rPr/>
      </w:pPr>
      <w:r w:rsidDel="00000000" w:rsidR="00000000" w:rsidRPr="00000000">
        <w:rPr>
          <w:b w:val="1"/>
          <w:bCs w:val="1"/>
          <w:sz w:val="26"/>
          <w:szCs w:val="26"/>
          <w:rtl w:val="0"/>
        </w:rPr>
        <w:t xml:space="preserve">When the Vendor Won’t Move</w:t>
      </w:r>
      <w:r w:rsidDel="00000000" w:rsidR="00000000" w:rsidRPr="00000000">
        <w:rPr>
          <w:rtl w:val="0"/>
        </w:rPr>
      </w:r>
    </w:p>
    <w:p w:rsidR="00000000" w:rsidDel="00000000" w:rsidP="00000000" w:rsidRDefault="00000000" w:rsidRPr="00000000" w14:paraId="0000001F">
      <w:pPr>
        <w:spacing w:after="120" w:line="300" w:lineRule="auto"/>
        <w:rPr/>
      </w:pPr>
      <w:r w:rsidDel="00000000" w:rsidR="00000000" w:rsidRPr="00000000">
        <w:rPr>
          <w:rtl w:val="0"/>
        </w:rPr>
        <w:t xml:space="preserve">Some vendors won’t yield on certain clauses. The reasons vary: a real upstream constraint the vendor can’t rewrite, a business model decision the vendor isn’t going to change, or just a standard process that doesn’t accommodate the change you’re asking for.</w:t>
      </w:r>
    </w:p>
    <w:p w:rsidR="00000000" w:rsidDel="00000000" w:rsidP="00000000" w:rsidRDefault="00000000" w:rsidRPr="00000000" w14:paraId="00000020">
      <w:pPr>
        <w:spacing w:after="120" w:line="300" w:lineRule="auto"/>
        <w:rPr/>
      </w:pPr>
      <w:r w:rsidDel="00000000" w:rsidR="00000000" w:rsidRPr="00000000">
        <w:rPr>
          <w:rtl w:val="0"/>
        </w:rPr>
        <w:t xml:space="preserve">When that happens, your choices are to accept the language (and document your reasoning, both for internal purposes and for revisiting at renewal), to escalate within the vendor organization (sometimes useful, especially when your contact doesn’t have authority to approve the change), or to walk.</w:t>
      </w:r>
    </w:p>
    <w:p w:rsidR="00000000" w:rsidDel="00000000" w:rsidP="00000000" w:rsidRDefault="00000000" w:rsidRPr="00000000" w14:paraId="00000021">
      <w:pPr>
        <w:spacing w:after="120" w:line="300" w:lineRule="auto"/>
        <w:rPr/>
      </w:pPr>
      <w:r w:rsidDel="00000000" w:rsidR="00000000" w:rsidRPr="00000000">
        <w:rPr>
          <w:rtl w:val="0"/>
        </w:rPr>
        <w:t xml:space="preserve">The right choice depends on the clause, your leverage, and what’s at stake. Library Futures published the </w:t>
      </w:r>
      <w:r w:rsidDel="00000000" w:rsidR="00000000" w:rsidRPr="00000000">
        <w:rPr>
          <w:i w:val="1"/>
          <w:iCs w:val="1"/>
          <w:rtl w:val="0"/>
        </w:rPr>
        <w:t xml:space="preserve">Risk Exposure Scorecard</w:t>
      </w:r>
      <w:r w:rsidDel="00000000" w:rsidR="00000000" w:rsidRPr="00000000">
        <w:rPr>
          <w:rtl w:val="0"/>
        </w:rPr>
        <w:t xml:space="preserve"> in the </w:t>
      </w:r>
      <w:r w:rsidDel="00000000" w:rsidR="00000000" w:rsidRPr="00000000">
        <w:rPr>
          <w:i w:val="1"/>
          <w:iCs w:val="1"/>
          <w:rtl w:val="0"/>
        </w:rPr>
        <w:t xml:space="preserve">Understanding Confidentiality and Risk Assessment</w:t>
      </w:r>
      <w:r w:rsidDel="00000000" w:rsidR="00000000" w:rsidRPr="00000000">
        <w:rPr>
          <w:rtl w:val="0"/>
        </w:rPr>
        <w:t xml:space="preserve"> reference guide for exactly this kind of decision. </w:t>
      </w:r>
      <w:sdt>
        <w:sdtPr>
          <w:id w:val="-297230911"/>
          <w:tag w:val="goog_rdk_18"/>
        </w:sdtPr>
        <w:sdtContent>
          <w:commentRangeStart w:id="2"/>
        </w:sdtContent>
      </w:sdt>
      <w:r w:rsidDel="00000000" w:rsidR="00000000" w:rsidRPr="00000000">
        <w:rPr>
          <w:rtl w:val="0"/>
        </w:rPr>
        <w:t xml:space="preserve">Its five factors (Mission Alignment, Operational Dependency, Third Party Reputation, Financial Exposure, and Defensibility) map closely to the considerations that should drive whether a particular piece of language is acceptable to your library.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keepNext w:val="1"/>
        <w:pageBreakBefore w:val="1"/>
        <w:spacing w:after="120" w:lineRule="auto"/>
        <w:rPr/>
      </w:pPr>
      <w:r w:rsidDel="00000000" w:rsidR="00000000" w:rsidRPr="00000000">
        <w:rPr>
          <w:b w:val="1"/>
          <w:bCs w:val="1"/>
          <w:sz w:val="32"/>
          <w:szCs w:val="32"/>
          <w:rtl w:val="0"/>
        </w:rPr>
        <w:t xml:space="preserve">Grant and Scope</w:t>
      </w:r>
      <w:r w:rsidDel="00000000" w:rsidR="00000000" w:rsidRPr="00000000">
        <w:rPr>
          <w:rtl w:val="0"/>
        </w:rPr>
      </w:r>
    </w:p>
    <w:p w:rsidR="00000000" w:rsidDel="00000000" w:rsidP="00000000" w:rsidRDefault="00000000" w:rsidRPr="00000000" w14:paraId="00000023">
      <w:pPr>
        <w:spacing w:after="120" w:line="300" w:lineRule="auto"/>
        <w:rPr/>
      </w:pPr>
      <w:r w:rsidDel="00000000" w:rsidR="00000000" w:rsidRPr="00000000">
        <w:rPr>
          <w:rtl w:val="0"/>
        </w:rPr>
        <w:t xml:space="preserve">The Grant and Scope clauses define what your library is receiving when it signs the agreement and what your patrons, staff, and partner libraries can do with the licensed content. Vendor templates can write this theme narrowly, which leaves operational gaps that show up later as friction or unexpected restrictions.</w:t>
      </w:r>
    </w:p>
    <w:p w:rsidR="00000000" w:rsidDel="00000000" w:rsidP="00000000" w:rsidRDefault="00000000" w:rsidRPr="00000000" w14:paraId="00000024">
      <w:pPr>
        <w:keepNext w:val="1"/>
        <w:spacing w:after="120" w:before="320" w:lineRule="auto"/>
        <w:rPr/>
      </w:pPr>
      <w:r w:rsidDel="00000000" w:rsidR="00000000" w:rsidRPr="00000000">
        <w:rPr>
          <w:b w:val="1"/>
          <w:bCs w:val="1"/>
          <w:sz w:val="26"/>
          <w:szCs w:val="26"/>
          <w:rtl w:val="0"/>
        </w:rPr>
        <w:t xml:space="preserve">The Frame of the Grant</w:t>
      </w:r>
      <w:r w:rsidDel="00000000" w:rsidR="00000000" w:rsidRPr="00000000">
        <w:rPr>
          <w:rtl w:val="0"/>
        </w:rPr>
      </w:r>
    </w:p>
    <w:p w:rsidR="00000000" w:rsidDel="00000000" w:rsidP="00000000" w:rsidRDefault="00000000" w:rsidRPr="00000000" w14:paraId="00000025">
      <w:pPr>
        <w:spacing w:after="120" w:line="300" w:lineRule="auto"/>
        <w:rPr/>
      </w:pPr>
      <w:r w:rsidDel="00000000" w:rsidR="00000000" w:rsidRPr="00000000">
        <w:rPr>
          <w:rtl w:val="0"/>
        </w:rPr>
        <w:t xml:space="preserve">The license grant clause (</w:t>
      </w:r>
      <w:r w:rsidDel="00000000" w:rsidR="00000000" w:rsidRPr="00000000">
        <w:rPr>
          <w:b w:val="1"/>
          <w:bCs w:val="1"/>
          <w:rtl w:val="0"/>
        </w:rPr>
        <w:t xml:space="preserve">GS-LG</w:t>
      </w:r>
      <w:r w:rsidDel="00000000" w:rsidR="00000000" w:rsidRPr="00000000">
        <w:rPr>
          <w:rtl w:val="0"/>
        </w:rPr>
        <w:t xml:space="preserve">) sets the frame for everything else. Two pieces of the Pro-Library Version are worth knowing about when you’re reading a vendor template: the preservation of rights “reasonably implied by the nature of library use,” and the explicit preservation of applicable copyright exceptions. </w:t>
      </w:r>
      <w:sdt>
        <w:sdtPr>
          <w:id w:val="1897321996"/>
          <w:tag w:val="goog_rdk_19"/>
        </w:sdtPr>
        <w:sdtContent>
          <w:commentRangeStart w:id="3"/>
        </w:sdtContent>
      </w:sdt>
      <w:r w:rsidDel="00000000" w:rsidR="00000000" w:rsidRPr="00000000">
        <w:rPr>
          <w:rtl w:val="0"/>
        </w:rPr>
        <w:t xml:space="preserve">The first gives you cover for uses the contract didn’t specifically anticipate; the second keeps the contract from quietly overriding patron rights under copyright law</w:t>
      </w:r>
      <w:commentRangeEnd w:id="3"/>
      <w:r w:rsidDel="00000000" w:rsidR="00000000" w:rsidRPr="00000000">
        <w:commentReference w:id="3"/>
      </w:r>
      <w:r w:rsidDel="00000000" w:rsidR="00000000" w:rsidRPr="00000000">
        <w:rPr>
          <w:rtl w:val="0"/>
        </w:rPr>
        <w:t xml:space="preserve">. The grant clause also includes a sentence clarifying that the agreement covers only the licensed digital content and doesn’t address rights with respect to physical materials in the collection, which can come up when vendor templates start reaching toward physical collection rights through digital licensing.</w:t>
      </w:r>
    </w:p>
    <w:p w:rsidR="00000000" w:rsidDel="00000000" w:rsidP="00000000" w:rsidRDefault="00000000" w:rsidRPr="00000000" w14:paraId="00000026">
      <w:pPr>
        <w:keepNext w:val="1"/>
        <w:spacing w:after="120" w:before="320" w:lineRule="auto"/>
        <w:rPr/>
      </w:pPr>
      <w:r w:rsidDel="00000000" w:rsidR="00000000" w:rsidRPr="00000000">
        <w:rPr>
          <w:b w:val="1"/>
          <w:bCs w:val="1"/>
          <w:sz w:val="26"/>
          <w:szCs w:val="26"/>
          <w:rtl w:val="0"/>
        </w:rPr>
        <w:t xml:space="preserve">Who and Where</w:t>
      </w:r>
      <w:r w:rsidDel="00000000" w:rsidR="00000000" w:rsidRPr="00000000">
        <w:rPr>
          <w:rtl w:val="0"/>
        </w:rPr>
      </w:r>
    </w:p>
    <w:p w:rsidR="00000000" w:rsidDel="00000000" w:rsidP="00000000" w:rsidRDefault="00000000" w:rsidRPr="00000000" w14:paraId="00000027">
      <w:pPr>
        <w:spacing w:after="120" w:line="300" w:lineRule="auto"/>
        <w:rPr/>
      </w:pPr>
      <w:r w:rsidDel="00000000" w:rsidR="00000000" w:rsidRPr="00000000">
        <w:rPr>
          <w:rtl w:val="0"/>
        </w:rPr>
        <w:t xml:space="preserve">Clauses related to who can use the licensed content and where they can use it (</w:t>
      </w:r>
      <w:sdt>
        <w:sdtPr>
          <w:id w:val="981011210"/>
          <w:tag w:val="goog_rdk_20"/>
        </w:sdtPr>
        <w:sdtContent>
          <w:commentRangeStart w:id="4"/>
        </w:sdtContent>
      </w:sdt>
      <w:r w:rsidDel="00000000" w:rsidR="00000000" w:rsidRPr="00000000">
        <w:rPr>
          <w:b w:val="1"/>
          <w:bCs w:val="1"/>
          <w:rtl w:val="0"/>
        </w:rPr>
        <w:t xml:space="preserve">GS-AU</w:t>
      </w:r>
      <w:r w:rsidDel="00000000" w:rsidR="00000000" w:rsidRPr="00000000">
        <w:rPr>
          <w:rtl w:val="0"/>
        </w:rPr>
        <w:t xml:space="preserve">, </w:t>
      </w:r>
      <w:r w:rsidDel="00000000" w:rsidR="00000000" w:rsidRPr="00000000">
        <w:rPr>
          <w:b w:val="1"/>
          <w:bCs w:val="1"/>
          <w:rtl w:val="0"/>
        </w:rPr>
        <w:t xml:space="preserve">GS-AS</w:t>
      </w:r>
      <w:commentRangeEnd w:id="4"/>
      <w:r w:rsidDel="00000000" w:rsidR="00000000" w:rsidRPr="00000000">
        <w:commentReference w:id="4"/>
      </w:r>
      <w:r w:rsidDel="00000000" w:rsidR="00000000" w:rsidRPr="00000000">
        <w:rPr>
          <w:rtl w:val="0"/>
        </w:rPr>
        <w:t xml:space="preserve">) include Authorized Users and Authorized Sites and Remote Access, and they define the operational reach of the license. Narrow definitions tied to currently-registered patrons accessing from listed addresses can leave out walk-in users, reciprocal borrowers, consortium members, and remote users, all of whom may be part of how your library serves its community. The Pro-Library Versions of both clauses are deliberately broad, treating remote access as a standard expectation of library service and allowing you to add or change service locations without triggering additional fees.</w:t>
      </w:r>
    </w:p>
    <w:p w:rsidR="00000000" w:rsidDel="00000000" w:rsidP="00000000" w:rsidRDefault="00000000" w:rsidRPr="00000000" w14:paraId="00000028">
      <w:pPr>
        <w:keepNext w:val="1"/>
        <w:spacing w:after="120" w:before="320" w:lineRule="auto"/>
        <w:rPr/>
      </w:pPr>
      <w:r w:rsidDel="00000000" w:rsidR="00000000" w:rsidRPr="00000000">
        <w:rPr>
          <w:b w:val="1"/>
          <w:bCs w:val="1"/>
          <w:sz w:val="26"/>
          <w:szCs w:val="26"/>
          <w:rtl w:val="0"/>
        </w:rPr>
        <w:t xml:space="preserve">What Patrons Can Do</w:t>
      </w:r>
      <w:r w:rsidDel="00000000" w:rsidR="00000000" w:rsidRPr="00000000">
        <w:rPr>
          <w:rtl w:val="0"/>
        </w:rPr>
      </w:r>
    </w:p>
    <w:p w:rsidR="00000000" w:rsidDel="00000000" w:rsidP="00000000" w:rsidRDefault="00000000" w:rsidRPr="00000000" w14:paraId="00000029">
      <w:pPr>
        <w:spacing w:after="120" w:line="300" w:lineRule="auto"/>
        <w:rPr/>
      </w:pPr>
      <w:r w:rsidDel="00000000" w:rsidR="00000000" w:rsidRPr="00000000">
        <w:rPr>
          <w:rtl w:val="0"/>
        </w:rPr>
        <w:t xml:space="preserve">Clauses related to what patrons can do with the licensed content (</w:t>
      </w:r>
      <w:r w:rsidDel="00000000" w:rsidR="00000000" w:rsidRPr="00000000">
        <w:rPr>
          <w:b w:val="1"/>
          <w:bCs w:val="1"/>
          <w:rtl w:val="0"/>
        </w:rPr>
        <w:t xml:space="preserve">GS-PU</w:t>
      </w:r>
      <w:r w:rsidDel="00000000" w:rsidR="00000000" w:rsidRPr="00000000">
        <w:rPr>
          <w:rtl w:val="0"/>
        </w:rPr>
        <w:t xml:space="preserve">, </w:t>
      </w:r>
      <w:r w:rsidDel="00000000" w:rsidR="00000000" w:rsidRPr="00000000">
        <w:rPr>
          <w:b w:val="1"/>
          <w:bCs w:val="1"/>
          <w:rtl w:val="0"/>
        </w:rPr>
        <w:t xml:space="preserve">GS-AT</w:t>
      </w:r>
      <w:r w:rsidDel="00000000" w:rsidR="00000000" w:rsidRPr="00000000">
        <w:rPr>
          <w:rtl w:val="0"/>
        </w:rPr>
        <w:t xml:space="preserve">) include Permitted Uses and Attribution and Citation, and they shape the patron experience. Restrictive permitted-use language (view-only access, prohibitions on download or print) can leave you paying for a service that doesn’t support what your patrons came to do. Restrictive citation language can require pre-approval, mandate branded formats, or charge per-citation fees for what would be ordinary citation in academic, journalistic, or professional work. The Pro-Library Versions keep both kinds of restrictions out of the agreement and preserve applicable copyright exceptions explicitly.</w:t>
      </w:r>
    </w:p>
    <w:p w:rsidR="00000000" w:rsidDel="00000000" w:rsidP="00000000" w:rsidRDefault="00000000" w:rsidRPr="00000000" w14:paraId="0000002A">
      <w:pPr>
        <w:keepNext w:val="1"/>
        <w:spacing w:after="120" w:before="320" w:lineRule="auto"/>
        <w:rPr/>
      </w:pPr>
      <w:r w:rsidDel="00000000" w:rsidR="00000000" w:rsidRPr="00000000">
        <w:rPr>
          <w:b w:val="1"/>
          <w:bCs w:val="1"/>
          <w:sz w:val="26"/>
          <w:szCs w:val="26"/>
          <w:rtl w:val="0"/>
        </w:rPr>
        <w:t xml:space="preserve">Library-Specific Operations</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tl w:val="0"/>
        </w:rPr>
        <w:t xml:space="preserve">Clauses related to library-specific operations (</w:t>
      </w:r>
      <w:r w:rsidDel="00000000" w:rsidR="00000000" w:rsidRPr="00000000">
        <w:rPr>
          <w:b w:val="1"/>
          <w:bCs w:val="1"/>
          <w:rtl w:val="0"/>
        </w:rPr>
        <w:t xml:space="preserve">GS-IL</w:t>
      </w:r>
      <w:r w:rsidDel="00000000" w:rsidR="00000000" w:rsidRPr="00000000">
        <w:rPr>
          <w:rtl w:val="0"/>
        </w:rPr>
        <w:t xml:space="preserve">, </w:t>
      </w:r>
      <w:r w:rsidDel="00000000" w:rsidR="00000000" w:rsidRPr="00000000">
        <w:rPr>
          <w:b w:val="1"/>
          <w:bCs w:val="1"/>
          <w:rtl w:val="0"/>
        </w:rPr>
        <w:t xml:space="preserve">GS-TDM</w:t>
      </w:r>
      <w:r w:rsidDel="00000000" w:rsidR="00000000" w:rsidRPr="00000000">
        <w:rPr>
          <w:rtl w:val="0"/>
        </w:rPr>
        <w:t xml:space="preserve">, </w:t>
      </w:r>
      <w:r w:rsidDel="00000000" w:rsidR="00000000" w:rsidRPr="00000000">
        <w:rPr>
          <w:b w:val="1"/>
          <w:bCs w:val="1"/>
          <w:rtl w:val="0"/>
        </w:rPr>
        <w:t xml:space="preserve">GS-AF</w:t>
      </w:r>
      <w:r w:rsidDel="00000000" w:rsidR="00000000" w:rsidRPr="00000000">
        <w:rPr>
          <w:rtl w:val="0"/>
        </w:rPr>
        <w:t xml:space="preserve">, </w:t>
      </w:r>
      <w:r w:rsidDel="00000000" w:rsidR="00000000" w:rsidRPr="00000000">
        <w:rPr>
          <w:b w:val="1"/>
          <w:bCs w:val="1"/>
          <w:rtl w:val="0"/>
        </w:rPr>
        <w:t xml:space="preserve">GS-PR</w:t>
      </w:r>
      <w:r w:rsidDel="00000000" w:rsidR="00000000" w:rsidRPr="00000000">
        <w:rPr>
          <w:rtl w:val="0"/>
        </w:rPr>
        <w:t xml:space="preserve">) include Interlibrary Loan, Text and Data Mining, Accessibility and Format-Shifting, and Preservation Copies, and they cover operations that are central to libraries and that vendors sometimes restrict because of upstream agreements with publishers.</w:t>
      </w:r>
    </w:p>
    <w:p w:rsidR="00000000" w:rsidDel="00000000" w:rsidP="00000000" w:rsidRDefault="00000000" w:rsidRPr="00000000" w14:paraId="0000002C">
      <w:pPr>
        <w:spacing w:after="120" w:line="300" w:lineRule="auto"/>
        <w:rPr/>
      </w:pPr>
      <w:r w:rsidDel="00000000" w:rsidR="00000000" w:rsidRPr="00000000">
        <w:rPr>
          <w:rtl w:val="0"/>
        </w:rPr>
        <w:t xml:space="preserve">The interlibrary loan clause anchors on </w:t>
      </w:r>
      <w:sdt>
        <w:sdtPr>
          <w:id w:val="-1378735030"/>
          <w:tag w:val="goog_rdk_21"/>
        </w:sdtPr>
        <w:sdtContent>
          <w:commentRangeStart w:id="5"/>
        </w:sdtContent>
      </w:sdt>
      <w:r w:rsidDel="00000000" w:rsidR="00000000" w:rsidRPr="00000000">
        <w:rPr>
          <w:rtl w:val="0"/>
        </w:rPr>
        <w:t xml:space="preserve">Section 108 of the Copyright Act and the CONTU guidelines</w:t>
      </w:r>
      <w:commentRangeEnd w:id="5"/>
      <w:r w:rsidDel="00000000" w:rsidR="00000000" w:rsidRPr="00000000">
        <w:commentReference w:id="5"/>
      </w:r>
      <w:r w:rsidDel="00000000" w:rsidR="00000000" w:rsidRPr="00000000">
        <w:rPr>
          <w:rtl w:val="0"/>
        </w:rPr>
        <w:t xml:space="preserve">, which give libraries the right to fulfill interlibrary loan requests under specified conditions. When a vendor responds to an ILL ask by invoking upstream constraints, you can ask for title-level transparency about which content is affected and on what terms, rather than accepting a blanket prohibition.</w:t>
      </w:r>
    </w:p>
    <w:p w:rsidR="00000000" w:rsidDel="00000000" w:rsidP="00000000" w:rsidRDefault="00000000" w:rsidRPr="00000000" w14:paraId="0000002D">
      <w:pPr>
        <w:spacing w:after="120" w:line="300" w:lineRule="auto"/>
        <w:rPr/>
      </w:pPr>
      <w:r w:rsidDel="00000000" w:rsidR="00000000" w:rsidRPr="00000000">
        <w:rPr>
          <w:rtl w:val="0"/>
        </w:rPr>
        <w:t xml:space="preserve">The text and data mining</w:t>
      </w:r>
      <w:sdt>
        <w:sdtPr>
          <w:id w:val="-771760015"/>
          <w:tag w:val="goog_rdk_22"/>
        </w:sdtPr>
        <w:sdtContent>
          <w:ins w:author="Laura Crossett" w:id="9" w:date="2026-06-12T19:47:04Z">
            <w:r w:rsidDel="00000000" w:rsidR="00000000" w:rsidRPr="00000000">
              <w:rPr>
                <w:rtl w:val="0"/>
              </w:rPr>
              <w:t xml:space="preserve"> (TDM)</w:t>
            </w:r>
          </w:ins>
        </w:sdtContent>
      </w:sdt>
      <w:r w:rsidDel="00000000" w:rsidR="00000000" w:rsidRPr="00000000">
        <w:rPr>
          <w:rtl w:val="0"/>
        </w:rPr>
        <w:t xml:space="preserve"> clause is calibrated for library operational use: indexing, categorization, and repurposing of textual data and metadata for reference systems and patron-facing services. It also addresses AI specifically, by prohibiting vendor use of the licensed content, library data, or patron data for training machine learning or generative AI models without consent, while preserving your library’s and patrons’ ability to use AI tools internally. If your library supports active digital humanities work or other research-side TDM, this clause may need to be expanded beyond the operational scope drafted here.</w:t>
      </w:r>
    </w:p>
    <w:p w:rsidR="00000000" w:rsidDel="00000000" w:rsidP="00000000" w:rsidRDefault="00000000" w:rsidRPr="00000000" w14:paraId="0000002E">
      <w:pPr>
        <w:spacing w:after="120" w:line="300" w:lineRule="auto"/>
        <w:rPr/>
      </w:pPr>
      <w:r w:rsidDel="00000000" w:rsidR="00000000" w:rsidRPr="00000000">
        <w:rPr>
          <w:rtl w:val="0"/>
        </w:rPr>
        <w:t xml:space="preserve">The accessibility and format-shifting clause anchors on the ADA, Section 504, and applicable state accessibility laws, and includes platform conformance to WCAG 2.1 AA and format-shifting rights for patrons with disabilities.</w:t>
      </w:r>
    </w:p>
    <w:p w:rsidR="00000000" w:rsidDel="00000000" w:rsidP="00000000" w:rsidRDefault="00000000" w:rsidRPr="00000000" w14:paraId="0000002F">
      <w:pPr>
        <w:spacing w:after="120" w:line="300" w:lineRule="auto"/>
        <w:rPr/>
      </w:pPr>
      <w:r w:rsidDel="00000000" w:rsidR="00000000" w:rsidRPr="00000000">
        <w:rPr>
          <w:rtl w:val="0"/>
        </w:rPr>
        <w:t xml:space="preserve">Preservation has different weight depending on your library type. For state libraries, consortia, and libraries with named special collections, preservation copies can be a baseline. For public library digital content licensing in general, perpetual access (covered in the Access and Continuity chapter) addresses the operationally equivalent concern, and the preservation clause can be a gimme.</w:t>
      </w:r>
    </w:p>
    <w:p w:rsidR="00000000" w:rsidDel="00000000" w:rsidP="00000000" w:rsidRDefault="00000000" w:rsidRPr="00000000" w14:paraId="00000030">
      <w:pPr>
        <w:keepNext w:val="1"/>
        <w:pageBreakBefore w:val="1"/>
        <w:spacing w:after="120" w:lineRule="auto"/>
        <w:rPr/>
      </w:pPr>
      <w:r w:rsidDel="00000000" w:rsidR="00000000" w:rsidRPr="00000000">
        <w:rPr>
          <w:b w:val="1"/>
          <w:bCs w:val="1"/>
          <w:sz w:val="32"/>
          <w:szCs w:val="32"/>
          <w:rtl w:val="0"/>
        </w:rPr>
        <w:t xml:space="preserve">Access and Continuity</w:t>
      </w:r>
      <w:r w:rsidDel="00000000" w:rsidR="00000000" w:rsidRPr="00000000">
        <w:rPr>
          <w:rtl w:val="0"/>
        </w:rPr>
      </w:r>
    </w:p>
    <w:p w:rsidR="00000000" w:rsidDel="00000000" w:rsidP="00000000" w:rsidRDefault="00000000" w:rsidRPr="00000000" w14:paraId="00000031">
      <w:pPr>
        <w:spacing w:after="120" w:line="300" w:lineRule="auto"/>
        <w:rPr/>
      </w:pPr>
      <w:r w:rsidDel="00000000" w:rsidR="00000000" w:rsidRPr="00000000">
        <w:rPr>
          <w:rtl w:val="0"/>
        </w:rPr>
        <w:t xml:space="preserve">The Access and Continuity clauses cover what happens between signing the agreement and walking away from it: how reliably the platform works, what happens when content changes, what happens if the vendor migrates or sells, what happens to your access when the relationship ends. Vendor templates can leave most of these provisions vague or one-sided, which makes the operational value of the license harder to predict over time.</w:t>
      </w:r>
    </w:p>
    <w:p w:rsidR="00000000" w:rsidDel="00000000" w:rsidP="00000000" w:rsidRDefault="00000000" w:rsidRPr="00000000" w14:paraId="00000032">
      <w:pPr>
        <w:keepNext w:val="1"/>
        <w:spacing w:after="120" w:before="320" w:lineRule="auto"/>
        <w:rPr/>
      </w:pPr>
      <w:r w:rsidDel="00000000" w:rsidR="00000000" w:rsidRPr="00000000">
        <w:rPr>
          <w:b w:val="1"/>
          <w:bCs w:val="1"/>
          <w:sz w:val="26"/>
          <w:szCs w:val="26"/>
          <w:rtl w:val="0"/>
        </w:rPr>
        <w:t xml:space="preserve">Perpetual Access</w:t>
      </w:r>
      <w:r w:rsidDel="00000000" w:rsidR="00000000" w:rsidRPr="00000000">
        <w:rPr>
          <w:rtl w:val="0"/>
        </w:rPr>
      </w:r>
    </w:p>
    <w:p w:rsidR="00000000" w:rsidDel="00000000" w:rsidP="00000000" w:rsidRDefault="00000000" w:rsidRPr="00000000" w14:paraId="00000033">
      <w:pPr>
        <w:spacing w:after="120" w:line="300" w:lineRule="auto"/>
        <w:rPr/>
      </w:pPr>
      <w:r w:rsidDel="00000000" w:rsidR="00000000" w:rsidRPr="00000000">
        <w:rPr>
          <w:rtl w:val="0"/>
        </w:rPr>
        <w:t xml:space="preserve">The perpetual access clause (</w:t>
      </w:r>
      <w:r w:rsidDel="00000000" w:rsidR="00000000" w:rsidRPr="00000000">
        <w:rPr>
          <w:b w:val="1"/>
          <w:bCs w:val="1"/>
          <w:rtl w:val="0"/>
        </w:rPr>
        <w:t xml:space="preserve">AC-PA</w:t>
      </w:r>
      <w:r w:rsidDel="00000000" w:rsidR="00000000" w:rsidRPr="00000000">
        <w:rPr>
          <w:rtl w:val="0"/>
        </w:rPr>
        <w:t xml:space="preserve">) is one of the harder clauses in the bank to negotiate. The substantive ask is that when fees have been paid for specific content during the term, your library retains access to that content after the term ends. Vendors are sometimes themselves licensees, holding agreements with publishers, authors, or aggregators that may not permit them to grant perpetual access on every piece of content; the Pro-Library Version accounts for this by asking the vendor to identify content where upstream agreements prevent perpetual access, with the parties negotiating alternatives for that content in good faith.</w:t>
      </w:r>
    </w:p>
    <w:p w:rsidR="00000000" w:rsidDel="00000000" w:rsidP="00000000" w:rsidRDefault="00000000" w:rsidRPr="00000000" w14:paraId="00000034">
      <w:pPr>
        <w:spacing w:after="120" w:line="300" w:lineRule="auto"/>
        <w:rPr/>
      </w:pPr>
      <w:r w:rsidDel="00000000" w:rsidR="00000000" w:rsidRPr="00000000">
        <w:rPr>
          <w:rtl w:val="0"/>
        </w:rPr>
        <w:t xml:space="preserve">When a vendor invokes upstream constraints in response to a perpetual access ask, the productive next move is to ask for specifics: which content is affected, what upstream agreement creates the constraint, what alternative terms are available for that content. Vague invocations of “upstream rights” without specifics are worth pushing back on; specific identifications open the door to title-level carve-outs that work for both sides.</w:t>
      </w:r>
    </w:p>
    <w:p w:rsidR="00000000" w:rsidDel="00000000" w:rsidP="00000000" w:rsidRDefault="00000000" w:rsidRPr="00000000" w14:paraId="00000035">
      <w:pPr>
        <w:keepNext w:val="1"/>
        <w:spacing w:after="120" w:before="320" w:lineRule="auto"/>
        <w:rPr/>
      </w:pPr>
      <w:r w:rsidDel="00000000" w:rsidR="00000000" w:rsidRPr="00000000">
        <w:rPr>
          <w:b w:val="1"/>
          <w:bCs w:val="1"/>
          <w:sz w:val="26"/>
          <w:szCs w:val="26"/>
          <w:rtl w:val="0"/>
        </w:rPr>
        <w:t xml:space="preserve">Operational Continuity</w:t>
      </w:r>
      <w:r w:rsidDel="00000000" w:rsidR="00000000" w:rsidRPr="00000000">
        <w:rPr>
          <w:rtl w:val="0"/>
        </w:rPr>
      </w:r>
    </w:p>
    <w:p w:rsidR="00000000" w:rsidDel="00000000" w:rsidP="00000000" w:rsidRDefault="00000000" w:rsidRPr="00000000" w14:paraId="00000036">
      <w:pPr>
        <w:spacing w:after="120" w:line="300" w:lineRule="auto"/>
        <w:rPr/>
      </w:pPr>
      <w:r w:rsidDel="00000000" w:rsidR="00000000" w:rsidRPr="00000000">
        <w:rPr>
          <w:rtl w:val="0"/>
        </w:rPr>
        <w:t xml:space="preserve">Clauses related to operational continuity (</w:t>
      </w:r>
      <w:r w:rsidDel="00000000" w:rsidR="00000000" w:rsidRPr="00000000">
        <w:rPr>
          <w:b w:val="1"/>
          <w:bCs w:val="1"/>
          <w:rtl w:val="0"/>
        </w:rPr>
        <w:t xml:space="preserve">AC-SL</w:t>
      </w:r>
      <w:r w:rsidDel="00000000" w:rsidR="00000000" w:rsidRPr="00000000">
        <w:rPr>
          <w:rtl w:val="0"/>
        </w:rPr>
        <w:t xml:space="preserve">, </w:t>
      </w:r>
      <w:r w:rsidDel="00000000" w:rsidR="00000000" w:rsidRPr="00000000">
        <w:rPr>
          <w:b w:val="1"/>
          <w:bCs w:val="1"/>
          <w:rtl w:val="0"/>
        </w:rPr>
        <w:t xml:space="preserve">AC-CC</w:t>
      </w:r>
      <w:r w:rsidDel="00000000" w:rsidR="00000000" w:rsidRPr="00000000">
        <w:rPr>
          <w:rtl w:val="0"/>
        </w:rPr>
        <w:t xml:space="preserve">, </w:t>
      </w:r>
      <w:r w:rsidDel="00000000" w:rsidR="00000000" w:rsidRPr="00000000">
        <w:rPr>
          <w:b w:val="1"/>
          <w:bCs w:val="1"/>
          <w:rtl w:val="0"/>
        </w:rPr>
        <w:t xml:space="preserve">AC-PM</w:t>
      </w:r>
      <w:r w:rsidDel="00000000" w:rsidR="00000000" w:rsidRPr="00000000">
        <w:rPr>
          <w:rtl w:val="0"/>
        </w:rPr>
        <w:t xml:space="preserve">, </w:t>
      </w:r>
      <w:r w:rsidDel="00000000" w:rsidR="00000000" w:rsidRPr="00000000">
        <w:rPr>
          <w:b w:val="1"/>
          <w:bCs w:val="1"/>
          <w:rtl w:val="0"/>
        </w:rPr>
        <w:t xml:space="preserve">AC-SSO</w:t>
      </w:r>
      <w:r w:rsidDel="00000000" w:rsidR="00000000" w:rsidRPr="00000000">
        <w:rPr>
          <w:rtl w:val="0"/>
        </w:rPr>
        <w:t xml:space="preserve">) include Service Levels and Uptime, Content Changes, Platform Migration and Successor Obligations, and Authentication and Single Sign-On, and they define the reliability of the service over time.</w:t>
      </w:r>
    </w:p>
    <w:p w:rsidR="00000000" w:rsidDel="00000000" w:rsidP="00000000" w:rsidRDefault="00000000" w:rsidRPr="00000000" w14:paraId="00000037">
      <w:pPr>
        <w:spacing w:after="120" w:line="300" w:lineRule="auto"/>
        <w:rPr/>
      </w:pPr>
      <w:r w:rsidDel="00000000" w:rsidR="00000000" w:rsidRPr="00000000">
        <w:rPr>
          <w:rtl w:val="0"/>
        </w:rPr>
        <w:t xml:space="preserve">The service level clause (</w:t>
      </w:r>
      <w:r w:rsidDel="00000000" w:rsidR="00000000" w:rsidRPr="00000000">
        <w:rPr>
          <w:b w:val="1"/>
          <w:bCs w:val="1"/>
          <w:rtl w:val="0"/>
        </w:rPr>
        <w:t xml:space="preserve">AC-SL</w:t>
      </w:r>
      <w:r w:rsidDel="00000000" w:rsidR="00000000" w:rsidRPr="00000000">
        <w:rPr>
          <w:rtl w:val="0"/>
        </w:rPr>
        <w:t xml:space="preserve">) gives concrete shape to what “available” means. “Commercially reasonable efforts” without measurable commitment, reporting, or remedy for failure is a vendor promise that can mean anything in practice. The Pro-Library Version sets a 99.9% uptime target with defined maintenance windows, monthly uptime reports, and service credits scaling with failure severity; the Reasonable Fallback steps down to 99.5% with smaller credits.</w:t>
      </w:r>
    </w:p>
    <w:p w:rsidR="00000000" w:rsidDel="00000000" w:rsidP="00000000" w:rsidRDefault="00000000" w:rsidRPr="00000000" w14:paraId="00000038">
      <w:pPr>
        <w:spacing w:after="120" w:line="300" w:lineRule="auto"/>
        <w:rPr/>
      </w:pPr>
      <w:r w:rsidDel="00000000" w:rsidR="00000000" w:rsidRPr="00000000">
        <w:rPr>
          <w:rtl w:val="0"/>
        </w:rPr>
        <w:t xml:space="preserve">The content changes clause (</w:t>
      </w:r>
      <w:r w:rsidDel="00000000" w:rsidR="00000000" w:rsidRPr="00000000">
        <w:rPr>
          <w:b w:val="1"/>
          <w:bCs w:val="1"/>
          <w:rtl w:val="0"/>
        </w:rPr>
        <w:t xml:space="preserve">AC-CC</w:t>
      </w:r>
      <w:r w:rsidDel="00000000" w:rsidR="00000000" w:rsidRPr="00000000">
        <w:rPr>
          <w:rtl w:val="0"/>
        </w:rPr>
        <w:t xml:space="preserve">) addresses what happens when the vendor changes the licensed content during the term. Without notice, substitution, and remedy provisions, removals can degrade the value of a multi-year subscription substantially. The Pro-Library Version requires sixty days’ notice for material removals, substitute content of comparable scope and quality, and a pro-rata refund or partial termination right.</w:t>
      </w:r>
    </w:p>
    <w:p w:rsidR="00000000" w:rsidDel="00000000" w:rsidP="00000000" w:rsidRDefault="00000000" w:rsidRPr="00000000" w14:paraId="00000039">
      <w:pPr>
        <w:spacing w:after="120" w:line="300" w:lineRule="auto"/>
        <w:rPr/>
      </w:pPr>
      <w:r w:rsidDel="00000000" w:rsidR="00000000" w:rsidRPr="00000000">
        <w:rPr>
          <w:rtl w:val="0"/>
        </w:rPr>
        <w:t xml:space="preserve">The platform migration clause (</w:t>
      </w:r>
      <w:r w:rsidDel="00000000" w:rsidR="00000000" w:rsidRPr="00000000">
        <w:rPr>
          <w:b w:val="1"/>
          <w:bCs w:val="1"/>
          <w:rtl w:val="0"/>
        </w:rPr>
        <w:t xml:space="preserve">AC-PM</w:t>
      </w:r>
      <w:r w:rsidDel="00000000" w:rsidR="00000000" w:rsidRPr="00000000">
        <w:rPr>
          <w:rtl w:val="0"/>
        </w:rPr>
        <w:t xml:space="preserve">) protects you when the vendor’s situation changes. Migrations and acquisitions can happen during long-term agreements; without notice, cost allocation, and quality obligations, a migration can force an integration project you didn’t budget for. The Pro-Library Version sets a 180-day notice period, puts migration costs on the vendor, and requires successor entities to assume all obligations including perpetual access.</w:t>
      </w:r>
    </w:p>
    <w:p w:rsidR="00000000" w:rsidDel="00000000" w:rsidP="00000000" w:rsidRDefault="00000000" w:rsidRPr="00000000" w14:paraId="0000003A">
      <w:pPr>
        <w:spacing w:after="120" w:line="300" w:lineRule="auto"/>
        <w:rPr/>
      </w:pPr>
      <w:r w:rsidDel="00000000" w:rsidR="00000000" w:rsidRPr="00000000">
        <w:rPr>
          <w:rtl w:val="0"/>
        </w:rPr>
        <w:t xml:space="preserve">The authentication clause (</w:t>
      </w:r>
      <w:r w:rsidDel="00000000" w:rsidR="00000000" w:rsidRPr="00000000">
        <w:rPr>
          <w:b w:val="1"/>
          <w:bCs w:val="1"/>
          <w:rtl w:val="0"/>
        </w:rPr>
        <w:t xml:space="preserve">AC-SSO</w:t>
      </w:r>
      <w:r w:rsidDel="00000000" w:rsidR="00000000" w:rsidRPr="00000000">
        <w:rPr>
          <w:rtl w:val="0"/>
        </w:rPr>
        <w:t xml:space="preserve">) covers how patrons and staff sign in. Vendor-proprietary authentication creates friction for patrons and lock-in for the library. The Pro-Library Version requires support for industry-standard library authentication methods (library card barcode, IP address, SAML, OpenAthens, Shibboleth, EZproxy) without additional fees.</w:t>
      </w:r>
    </w:p>
    <w:p w:rsidR="00000000" w:rsidDel="00000000" w:rsidP="00000000" w:rsidRDefault="00000000" w:rsidRPr="00000000" w14:paraId="0000003B">
      <w:pPr>
        <w:keepNext w:val="1"/>
        <w:pageBreakBefore w:val="1"/>
        <w:spacing w:after="120" w:lineRule="auto"/>
        <w:rPr/>
      </w:pPr>
      <w:r w:rsidDel="00000000" w:rsidR="00000000" w:rsidRPr="00000000">
        <w:rPr>
          <w:b w:val="1"/>
          <w:bCs w:val="1"/>
          <w:sz w:val="32"/>
          <w:szCs w:val="32"/>
          <w:rtl w:val="0"/>
        </w:rPr>
        <w:t xml:space="preserve">Financial Terms</w:t>
      </w: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rtl w:val="0"/>
        </w:rPr>
        <w:t xml:space="preserve">The Financial Terms clauses cover what you’re paying, how the price changes over time, and how the money moves. Three clauses, all procedural, but with operational consequences that can compound across a multi-year agreement.</w:t>
      </w:r>
    </w:p>
    <w:p w:rsidR="00000000" w:rsidDel="00000000" w:rsidP="00000000" w:rsidRDefault="00000000" w:rsidRPr="00000000" w14:paraId="0000003D">
      <w:pPr>
        <w:spacing w:after="120" w:line="300" w:lineRule="auto"/>
        <w:rPr/>
      </w:pPr>
      <w:r w:rsidDel="00000000" w:rsidR="00000000" w:rsidRPr="00000000">
        <w:rPr>
          <w:rtl w:val="0"/>
        </w:rPr>
        <w:t xml:space="preserve">The fees and escalators clause (</w:t>
      </w:r>
      <w:r w:rsidDel="00000000" w:rsidR="00000000" w:rsidRPr="00000000">
        <w:rPr>
          <w:b w:val="1"/>
          <w:bCs w:val="1"/>
          <w:rtl w:val="0"/>
        </w:rPr>
        <w:t xml:space="preserve">FT-FE</w:t>
      </w:r>
      <w:r w:rsidDel="00000000" w:rsidR="00000000" w:rsidRPr="00000000">
        <w:rPr>
          <w:rtl w:val="0"/>
        </w:rPr>
        <w:t xml:space="preserve">) is where long-term cost gets shaped. Uncapped escalators can compound over the term of a multi-year agreement. The Pro-Library Version uses CPI alone as the escalator cap, which is a position consortia sometimes hold and is on the strict end of what vendors will accept. The Reasonable Fallback adds a small buffer above CPI. The right cap for your library depends on leverage and the length of the agreement; both versions also require notice and a termination right if the proposed increase exceeds the cap.</w:t>
      </w:r>
    </w:p>
    <w:p w:rsidR="00000000" w:rsidDel="00000000" w:rsidP="00000000" w:rsidRDefault="00000000" w:rsidRPr="00000000" w14:paraId="0000003E">
      <w:pPr>
        <w:spacing w:after="120" w:line="300" w:lineRule="auto"/>
        <w:rPr/>
      </w:pPr>
      <w:r w:rsidDel="00000000" w:rsidR="00000000" w:rsidRPr="00000000">
        <w:rPr>
          <w:rtl w:val="0"/>
        </w:rPr>
        <w:t xml:space="preserve">The payment terms clause (</w:t>
      </w:r>
      <w:r w:rsidDel="00000000" w:rsidR="00000000" w:rsidRPr="00000000">
        <w:rPr>
          <w:b w:val="1"/>
          <w:bCs w:val="1"/>
          <w:rtl w:val="0"/>
        </w:rPr>
        <w:t xml:space="preserve">FT-PT</w:t>
      </w:r>
      <w:r w:rsidDel="00000000" w:rsidR="00000000" w:rsidRPr="00000000">
        <w:rPr>
          <w:rtl w:val="0"/>
        </w:rPr>
        <w:t xml:space="preserve">) is calibrated for the payment cycles libraries actually operate on. Vendor templates can default to fifteen or thirty days, which doesn’t match how public library and government payment processes work. The Pro-Library Version uses sixty days; the Reasonable Fallback uses forty-five. Both include notice and cure provisions before suspension and protect access on amounts in good-faith dispute. The specific number is worth adjusting to your library’s procurement environment; the structure of the protections is what carries across.</w:t>
      </w:r>
    </w:p>
    <w:p w:rsidR="00000000" w:rsidDel="00000000" w:rsidP="00000000" w:rsidRDefault="00000000" w:rsidRPr="00000000" w14:paraId="0000003F">
      <w:pPr>
        <w:spacing w:after="120" w:line="300" w:lineRule="auto"/>
        <w:rPr/>
      </w:pPr>
      <w:r w:rsidDel="00000000" w:rsidR="00000000" w:rsidRPr="00000000">
        <w:rPr>
          <w:rtl w:val="0"/>
        </w:rPr>
        <w:t xml:space="preserve">The pricing transparency clause (</w:t>
      </w:r>
      <w:r w:rsidDel="00000000" w:rsidR="00000000" w:rsidRPr="00000000">
        <w:rPr>
          <w:b w:val="1"/>
          <w:bCs w:val="1"/>
          <w:rtl w:val="0"/>
        </w:rPr>
        <w:t xml:space="preserve">FT-PX</w:t>
      </w:r>
      <w:r w:rsidDel="00000000" w:rsidR="00000000" w:rsidRPr="00000000">
        <w:rPr>
          <w:rtl w:val="0"/>
        </w:rPr>
        <w:t xml:space="preserve">) is the replacement for what’s traditionally called a “most-favored customer” or MFN clause. Traditional MFN provisions are not standard in vendor templates, and the audit mechanism is hard to use in practice because the comparison (“similarly situated library”) is hard to define. The Pro-Library Version reframes the concern around disclosure: methodology disclosure on request, notice within thirty days if more favorable pricing is offered to comparable libraries, and equivalent pricing offered prospectively. The clause is useful for consortia and state-level institutions where equity across the membership is a substantive concern.</w:t>
      </w:r>
    </w:p>
    <w:p w:rsidR="00000000" w:rsidDel="00000000" w:rsidP="00000000" w:rsidRDefault="00000000" w:rsidRPr="00000000" w14:paraId="00000040">
      <w:pPr>
        <w:keepNext w:val="1"/>
        <w:pageBreakBefore w:val="1"/>
        <w:spacing w:after="120" w:lineRule="auto"/>
        <w:rPr/>
      </w:pPr>
      <w:r w:rsidDel="00000000" w:rsidR="00000000" w:rsidRPr="00000000">
        <w:rPr>
          <w:b w:val="1"/>
          <w:bCs w:val="1"/>
          <w:sz w:val="32"/>
          <w:szCs w:val="32"/>
          <w:rtl w:val="0"/>
        </w:rPr>
        <w:t xml:space="preserve">Data and Privacy</w:t>
      </w:r>
      <w:r w:rsidDel="00000000" w:rsidR="00000000" w:rsidRPr="00000000">
        <w:rPr>
          <w:rtl w:val="0"/>
        </w:rPr>
      </w:r>
    </w:p>
    <w:p w:rsidR="00000000" w:rsidDel="00000000" w:rsidP="00000000" w:rsidRDefault="00000000" w:rsidRPr="00000000" w14:paraId="00000041">
      <w:pPr>
        <w:spacing w:after="120" w:line="300" w:lineRule="auto"/>
        <w:rPr/>
      </w:pPr>
      <w:r w:rsidDel="00000000" w:rsidR="00000000" w:rsidRPr="00000000">
        <w:rPr>
          <w:rtl w:val="0"/>
        </w:rPr>
        <w:t xml:space="preserve">The Data and Privacy clauses cover patron privacy, vendor data collection, third-party sharing, security standards, breach notification, and ownership of patron-created content. Library professional ethics, state library confidentiality statutes, and the broader consumer privacy regime all bear on these provisions. The financial and reputational consequences of a privacy failure can extend well beyond the contract value.</w:t>
      </w:r>
    </w:p>
    <w:p w:rsidR="00000000" w:rsidDel="00000000" w:rsidP="00000000" w:rsidRDefault="00000000" w:rsidRPr="00000000" w14:paraId="00000042">
      <w:pPr>
        <w:keepNext w:val="1"/>
        <w:spacing w:after="120" w:before="320" w:lineRule="auto"/>
        <w:rPr/>
      </w:pPr>
      <w:r w:rsidDel="00000000" w:rsidR="00000000" w:rsidRPr="00000000">
        <w:rPr>
          <w:b w:val="1"/>
          <w:bCs w:val="1"/>
          <w:sz w:val="26"/>
          <w:szCs w:val="26"/>
          <w:rtl w:val="0"/>
        </w:rPr>
        <w:t xml:space="preserve">The Consolidated Privacy Clause</w:t>
      </w:r>
      <w:r w:rsidDel="00000000" w:rsidR="00000000" w:rsidRPr="00000000">
        <w:rPr>
          <w:rtl w:val="0"/>
        </w:rPr>
      </w:r>
    </w:p>
    <w:p w:rsidR="00000000" w:rsidDel="00000000" w:rsidP="00000000" w:rsidRDefault="00000000" w:rsidRPr="00000000" w14:paraId="00000043">
      <w:pPr>
        <w:spacing w:after="120" w:line="300" w:lineRule="auto"/>
        <w:rPr/>
      </w:pPr>
      <w:r w:rsidDel="00000000" w:rsidR="00000000" w:rsidRPr="00000000">
        <w:rPr>
          <w:rtl w:val="0"/>
        </w:rPr>
        <w:t xml:space="preserve">The privacy and data clause (</w:t>
      </w:r>
      <w:r w:rsidDel="00000000" w:rsidR="00000000" w:rsidRPr="00000000">
        <w:rPr>
          <w:b w:val="1"/>
          <w:bCs w:val="1"/>
          <w:rtl w:val="0"/>
        </w:rPr>
        <w:t xml:space="preserve">DP-PD</w:t>
      </w:r>
      <w:r w:rsidDel="00000000" w:rsidR="00000000" w:rsidRPr="00000000">
        <w:rPr>
          <w:rtl w:val="0"/>
        </w:rPr>
        <w:t xml:space="preserve">) consolidates what could be three separate clauses (end-user information, vendor data collection and use, third-party sharing) into one comprehensive provision with five internal sections: legal compliance, end-user information, data use, third-party sharing, breach notification, and termination. The consolidation reflects how these issues actually interact: tight end-user privacy language can be undermined by broad vendor data ownership, and tight data ownership can be undermined by broad third-party sharing rights.</w:t>
      </w:r>
    </w:p>
    <w:p w:rsidR="00000000" w:rsidDel="00000000" w:rsidP="00000000" w:rsidRDefault="00000000" w:rsidRPr="00000000" w14:paraId="00000044">
      <w:pPr>
        <w:spacing w:after="120" w:line="300" w:lineRule="auto"/>
        <w:rPr/>
      </w:pPr>
      <w:r w:rsidDel="00000000" w:rsidR="00000000" w:rsidRPr="00000000">
        <w:rPr>
          <w:rtl w:val="0"/>
        </w:rPr>
        <w:t xml:space="preserve">The Pro-Library Version anchors on legal compliance as the foundation. State library confidentiality statutes exist in nearly every state and have specific requirements about reader records; FERPA applies in school and academic library partnerships; the broader consumer privacy regime (CCPA, CPA, VCDPA, GDPR where relevant) covers additional ground. The compliance language covers laws in force today and laws enacted during the term.</w:t>
      </w:r>
    </w:p>
    <w:p w:rsidR="00000000" w:rsidDel="00000000" w:rsidP="00000000" w:rsidRDefault="00000000" w:rsidRPr="00000000" w14:paraId="00000045">
      <w:pPr>
        <w:spacing w:after="120" w:line="300" w:lineRule="auto"/>
        <w:rPr/>
      </w:pPr>
      <w:r w:rsidDel="00000000" w:rsidR="00000000" w:rsidRPr="00000000">
        <w:rPr>
          <w:rtl w:val="0"/>
        </w:rPr>
        <w:t xml:space="preserve">The substantive provisions then add specific protections that go beyond statutory minimums. The end-user information section limits vendor collection to operationally necessary purposes and prohibits marketing use. The vendor data use section addresses ownership and prohibits use of platform data for training AI models or developing AI products without consent. The third-party sharing section requires consent for any sharing beyond service providers strictly necessary for platform operation. The breach notification section requires written notice within forty-eight hours, with a note that some institutions handling particularly sensitive data negotiate twenty-four. The termination section requires return or destruction of patron data within ninety days.</w:t>
      </w:r>
    </w:p>
    <w:p w:rsidR="00000000" w:rsidDel="00000000" w:rsidP="00000000" w:rsidRDefault="00000000" w:rsidRPr="00000000" w14:paraId="00000046">
      <w:pPr>
        <w:spacing w:after="120" w:line="300" w:lineRule="auto"/>
        <w:rPr/>
      </w:pPr>
      <w:r w:rsidDel="00000000" w:rsidR="00000000" w:rsidRPr="00000000">
        <w:rPr>
          <w:rtl w:val="0"/>
        </w:rPr>
        <w:t xml:space="preserve">The Reasonable Fallback maintains the law-compliance anchor and the operationally critical protections (no marketing use, no AI training without notice, notice before legal process response, breach notification per applicable law) but uses softer language on collection scope and third-party sharing. The Reasonable Fallback is a workable landing for many agreements. The Pro-Library Version is the stronger position when patron privacy is a priority.</w:t>
      </w:r>
    </w:p>
    <w:p w:rsidR="00000000" w:rsidDel="00000000" w:rsidP="00000000" w:rsidRDefault="00000000" w:rsidRPr="00000000" w14:paraId="00000047">
      <w:pPr>
        <w:keepNext w:val="1"/>
        <w:spacing w:after="120" w:before="320" w:lineRule="auto"/>
        <w:rPr/>
      </w:pPr>
      <w:r w:rsidDel="00000000" w:rsidR="00000000" w:rsidRPr="00000000">
        <w:rPr>
          <w:b w:val="1"/>
          <w:bCs w:val="1"/>
          <w:sz w:val="26"/>
          <w:szCs w:val="26"/>
          <w:rtl w:val="0"/>
        </w:rPr>
        <w:t xml:space="preserve">Security and Patron-Created Content</w:t>
      </w:r>
      <w:r w:rsidDel="00000000" w:rsidR="00000000" w:rsidRPr="00000000">
        <w:rPr>
          <w:rtl w:val="0"/>
        </w:rPr>
      </w:r>
    </w:p>
    <w:p w:rsidR="00000000" w:rsidDel="00000000" w:rsidP="00000000" w:rsidRDefault="00000000" w:rsidRPr="00000000" w14:paraId="00000048">
      <w:pPr>
        <w:spacing w:after="120" w:line="300" w:lineRule="auto"/>
        <w:rPr/>
      </w:pPr>
      <w:r w:rsidDel="00000000" w:rsidR="00000000" w:rsidRPr="00000000">
        <w:rPr>
          <w:rtl w:val="0"/>
        </w:rPr>
        <w:t xml:space="preserve">The security standards clause (</w:t>
      </w:r>
      <w:r w:rsidDel="00000000" w:rsidR="00000000" w:rsidRPr="00000000">
        <w:rPr>
          <w:b w:val="1"/>
          <w:bCs w:val="1"/>
          <w:rtl w:val="0"/>
        </w:rPr>
        <w:t xml:space="preserve">DP-SC</w:t>
      </w:r>
      <w:r w:rsidDel="00000000" w:rsidR="00000000" w:rsidRPr="00000000">
        <w:rPr>
          <w:rtl w:val="0"/>
        </w:rPr>
        <w:t xml:space="preserve">) anchors on legal compliance and adds industry-standard frameworks (SOC 2 Type II, ISO 27001) as substantive benchmarks. The breach notification timing parallels the privacy clause: forty-eight hours in the Pro-Library Version. The clause also explicitly carves itself out of the general limitation of liability; without that carve-out, breach-related damages can be capped at amounts well below actual remediation costs.</w:t>
      </w:r>
    </w:p>
    <w:p w:rsidR="00000000" w:rsidDel="00000000" w:rsidP="00000000" w:rsidRDefault="00000000" w:rsidRPr="00000000" w14:paraId="00000049">
      <w:pPr>
        <w:spacing w:after="120" w:line="300" w:lineRule="auto"/>
        <w:rPr/>
      </w:pPr>
      <w:r w:rsidDel="00000000" w:rsidR="00000000" w:rsidRPr="00000000">
        <w:rPr>
          <w:rtl w:val="0"/>
        </w:rPr>
        <w:t xml:space="preserve">The licensee-created content clause (</w:t>
      </w:r>
      <w:r w:rsidDel="00000000" w:rsidR="00000000" w:rsidRPr="00000000">
        <w:rPr>
          <w:b w:val="1"/>
          <w:bCs w:val="1"/>
          <w:rtl w:val="0"/>
        </w:rPr>
        <w:t xml:space="preserve">DP-LC</w:t>
      </w:r>
      <w:r w:rsidDel="00000000" w:rsidR="00000000" w:rsidRPr="00000000">
        <w:rPr>
          <w:rtl w:val="0"/>
        </w:rPr>
        <w:t xml:space="preserve">) covers patron-created material: annotations, notes, tags, search histories, reading lists. Vendor templates can claim ownership of this material, which creates lock-in: patrons can’t take their reading histories or research notes with them if your library changes platforms. The Pro-Library Version preserves library and patron ownership and requires the vendor to provide export functionality in a usable format. For libraries supporting research or scholarly work, this clause has more weight; for libraries primarily licensing consumer-facing content, it has less.</w:t>
      </w:r>
    </w:p>
    <w:p w:rsidR="00000000" w:rsidDel="00000000" w:rsidP="00000000" w:rsidRDefault="00000000" w:rsidRPr="00000000" w14:paraId="0000004A">
      <w:pPr>
        <w:spacing w:after="180" w:line="300" w:lineRule="auto"/>
        <w:rPr/>
      </w:pPr>
      <w:r w:rsidDel="00000000" w:rsidR="00000000" w:rsidRPr="00000000">
        <w:rPr>
          <w:rtl w:val="0"/>
        </w:rPr>
        <w:t xml:space="preserve">The Risk Allocation clauses distribute financial exposure between the parties. Representations and Warranties, Indemnification, Limitation of Liability, Insurance, Force Majeure, and Trademark and Logo Use all address questions of who bears what when something goes wrong. Vendor templates can allocate risk toward the library by margins that don’t reflect which party controls the underlying risk.</w:t>
      </w:r>
    </w:p>
    <w:p w:rsidR="00000000" w:rsidDel="00000000" w:rsidP="00000000" w:rsidRDefault="00000000" w:rsidRPr="00000000" w14:paraId="0000004B">
      <w:pPr>
        <w:keepNext w:val="1"/>
        <w:spacing w:after="160" w:before="320" w:lineRule="auto"/>
        <w:rPr/>
      </w:pPr>
      <w:r w:rsidDel="00000000" w:rsidR="00000000" w:rsidRPr="00000000">
        <w:rPr>
          <w:b w:val="1"/>
          <w:bCs w:val="1"/>
          <w:sz w:val="26"/>
          <w:szCs w:val="26"/>
          <w:rtl w:val="0"/>
        </w:rPr>
        <w:t xml:space="preserve">What the Vendor Is Promising</w:t>
      </w:r>
      <w:r w:rsidDel="00000000" w:rsidR="00000000" w:rsidRPr="00000000">
        <w:rPr>
          <w:rtl w:val="0"/>
        </w:rPr>
      </w:r>
    </w:p>
    <w:p w:rsidR="00000000" w:rsidDel="00000000" w:rsidP="00000000" w:rsidRDefault="00000000" w:rsidRPr="00000000" w14:paraId="0000004C">
      <w:pPr>
        <w:spacing w:after="180" w:line="300" w:lineRule="auto"/>
        <w:rPr/>
      </w:pPr>
      <w:r w:rsidDel="00000000" w:rsidR="00000000" w:rsidRPr="00000000">
        <w:rPr>
          <w:rtl w:val="0"/>
        </w:rPr>
        <w:t xml:space="preserve">The representations and warranties clause (</w:t>
      </w:r>
      <w:r w:rsidDel="00000000" w:rsidR="00000000" w:rsidRPr="00000000">
        <w:rPr>
          <w:b w:val="1"/>
          <w:bCs w:val="1"/>
          <w:rtl w:val="0"/>
        </w:rPr>
        <w:t xml:space="preserve">RA-RW</w:t>
      </w:r>
      <w:r w:rsidDel="00000000" w:rsidR="00000000" w:rsidRPr="00000000">
        <w:rPr>
          <w:rtl w:val="0"/>
        </w:rPr>
        <w:t xml:space="preserve">) covers the substantive promises the vendor makes about the licensed content and platform. A vendor that disclaims all warranties through “as is” and “as available” language has not made enforceable promises about the content’s rights status, the platform’s performance, or compliance with applicable law. The risk for each of those falls on the library by default.</w:t>
      </w:r>
    </w:p>
    <w:p w:rsidR="00000000" w:rsidDel="00000000" w:rsidP="00000000" w:rsidRDefault="00000000" w:rsidRPr="00000000" w14:paraId="0000004D">
      <w:pPr>
        <w:spacing w:after="180" w:line="300" w:lineRule="auto"/>
        <w:rPr/>
      </w:pPr>
      <w:r w:rsidDel="00000000" w:rsidR="00000000" w:rsidRPr="00000000">
        <w:rPr>
          <w:rtl w:val="0"/>
        </w:rPr>
        <w:t xml:space="preserve">The Pro-Library Version asks the vendor to represent </w:t>
      </w:r>
      <w:sdt>
        <w:sdtPr>
          <w:id w:val="1547352930"/>
          <w:tag w:val="goog_rdk_23"/>
        </w:sdtPr>
        <w:sdtContent>
          <w:commentRangeStart w:id="6"/>
        </w:sdtContent>
      </w:sdt>
      <w:r w:rsidDel="00000000" w:rsidR="00000000" w:rsidRPr="00000000">
        <w:rPr>
          <w:rtl w:val="0"/>
        </w:rPr>
        <w:t xml:space="preserve">five specific things</w:t>
      </w:r>
      <w:commentRangeEnd w:id="6"/>
      <w:r w:rsidDel="00000000" w:rsidR="00000000" w:rsidRPr="00000000">
        <w:commentReference w:id="6"/>
      </w:r>
      <w:r w:rsidDel="00000000" w:rsidR="00000000" w:rsidRPr="00000000">
        <w:rPr>
          <w:rtl w:val="0"/>
        </w:rPr>
        <w:t xml:space="preserve">: that the vendor has the rights to grant the licenses, that the content doesn’t infringe third-party intellectual property, that the content and platform comply with applicable laws including privacy, accessibility, and data security, that the content is substantially as described, and that the platform will substantially conform to its documentation and operate in a manner suitable for library use. The Reasonable Fallback qualifies the infringement and compliance representations with “to Licensor’s knowledge” and “applicable to Licensor’s operations” language, which softens the warranties but keeps the substantive promises in place.</w:t>
      </w:r>
    </w:p>
    <w:p w:rsidR="00000000" w:rsidDel="00000000" w:rsidP="00000000" w:rsidRDefault="00000000" w:rsidRPr="00000000" w14:paraId="0000004E">
      <w:pPr>
        <w:keepNext w:val="1"/>
        <w:spacing w:after="160" w:before="320" w:lineRule="auto"/>
        <w:rPr/>
      </w:pPr>
      <w:r w:rsidDel="00000000" w:rsidR="00000000" w:rsidRPr="00000000">
        <w:rPr>
          <w:b w:val="1"/>
          <w:bCs w:val="1"/>
          <w:sz w:val="26"/>
          <w:szCs w:val="26"/>
          <w:rtl w:val="0"/>
        </w:rPr>
        <w:t xml:space="preserve">Indemnification and Limitation of Liability</w:t>
      </w:r>
      <w:r w:rsidDel="00000000" w:rsidR="00000000" w:rsidRPr="00000000">
        <w:rPr>
          <w:rtl w:val="0"/>
        </w:rPr>
      </w:r>
    </w:p>
    <w:p w:rsidR="00000000" w:rsidDel="00000000" w:rsidP="00000000" w:rsidRDefault="00000000" w:rsidRPr="00000000" w14:paraId="0000004F">
      <w:pPr>
        <w:spacing w:after="180" w:line="300" w:lineRule="auto"/>
        <w:rPr/>
      </w:pPr>
      <w:r w:rsidDel="00000000" w:rsidR="00000000" w:rsidRPr="00000000">
        <w:rPr>
          <w:rtl w:val="0"/>
        </w:rPr>
        <w:t xml:space="preserve">An indemnification clause (</w:t>
      </w:r>
      <w:r w:rsidDel="00000000" w:rsidR="00000000" w:rsidRPr="00000000">
        <w:rPr>
          <w:b w:val="1"/>
          <w:bCs w:val="1"/>
          <w:rtl w:val="0"/>
        </w:rPr>
        <w:t xml:space="preserve">RA-IN</w:t>
      </w:r>
      <w:r w:rsidDel="00000000" w:rsidR="00000000" w:rsidRPr="00000000">
        <w:rPr>
          <w:rtl w:val="0"/>
        </w:rPr>
        <w:t xml:space="preserve">) shifts the cost of certain claims from one party to another. If a third party sues over something covered by the indemnification, the indemnifying party pays for the defense and any judgment or settlement. Indemnification for intellectual property infringement claims is the version that comes up in digital content licensing: if a third-party rightsholder sues alleging the licensed content infringes their copyright, the vendor that licensed you the content is the party with knowledge of and control over the rights chain, and the indemnification puts the cost on them.</w:t>
      </w:r>
    </w:p>
    <w:p w:rsidR="00000000" w:rsidDel="00000000" w:rsidP="00000000" w:rsidRDefault="00000000" w:rsidRPr="00000000" w14:paraId="00000050">
      <w:pPr>
        <w:spacing w:after="180" w:line="300" w:lineRule="auto"/>
        <w:rPr/>
      </w:pPr>
      <w:r w:rsidDel="00000000" w:rsidR="00000000" w:rsidRPr="00000000">
        <w:rPr>
          <w:rtl w:val="0"/>
        </w:rPr>
        <w:t xml:space="preserve">In vendor-library relationships, one-directional indemnification might look like the library indemnifying the vendor for the library’s use of the platform, and the vendor disclaiming any obligation to indemnify the library, including for infringement of the vendor’s own content. The Pro-Library Version is the opposite arrangement: the vendor indemnifies the library for infringement claims, breaches of the vendor’s representations and warranties, and data security and privacy incidents, while the library’s only indemnification obligation is for material breach of the use restrictions. The Reasonable Fallback is genuinely mutual, with each party indemnifying the other for claims arising from their own breaches, but the substantive vendor indemnification for IP and privacy stays in place.</w:t>
      </w:r>
    </w:p>
    <w:p w:rsidR="00000000" w:rsidDel="00000000" w:rsidP="00000000" w:rsidRDefault="00000000" w:rsidRPr="00000000" w14:paraId="00000051">
      <w:pPr>
        <w:spacing w:after="180" w:line="300" w:lineRule="auto"/>
        <w:rPr/>
      </w:pPr>
      <w:r w:rsidDel="00000000" w:rsidR="00000000" w:rsidRPr="00000000">
        <w:rPr>
          <w:rtl w:val="0"/>
        </w:rPr>
        <w:t xml:space="preserve">The limitation of liability clause (</w:t>
      </w:r>
      <w:r w:rsidDel="00000000" w:rsidR="00000000" w:rsidRPr="00000000">
        <w:rPr>
          <w:b w:val="1"/>
          <w:bCs w:val="1"/>
          <w:rtl w:val="0"/>
        </w:rPr>
        <w:t xml:space="preserve">RA-LL</w:t>
      </w:r>
      <w:r w:rsidDel="00000000" w:rsidR="00000000" w:rsidRPr="00000000">
        <w:rPr>
          <w:rtl w:val="0"/>
        </w:rPr>
        <w:t xml:space="preserve">) caps the total amount one party can recover when the other breaches. Without a cap on liability, the breaching party’s exposure is uncapped. A data security incident, for example, can require the party to pay for regulatory penalties, breach notifications to end users, and subscription identity protection services for those users.</w:t>
      </w:r>
    </w:p>
    <w:p w:rsidR="00000000" w:rsidDel="00000000" w:rsidP="00000000" w:rsidRDefault="00000000" w:rsidRPr="00000000" w14:paraId="00000052">
      <w:pPr>
        <w:spacing w:after="180" w:line="300" w:lineRule="auto"/>
        <w:rPr/>
      </w:pPr>
      <w:r w:rsidDel="00000000" w:rsidR="00000000" w:rsidRPr="00000000">
        <w:rPr>
          <w:rtl w:val="0"/>
        </w:rPr>
        <w:t xml:space="preserve">A cap can be static or fluid. A static cap sets a fixed ceiling no matter how long you’ve been in the agreement; this might look like an agreement to cap liability at the total of the fees paid in the preceding twelve months. A fluid cap puts the amount of liability for either party at the total value of the fees the licensee has paid under the agreement to the date the breaching party receives notice. For multi-year agreements, the static cap is the better pro-library position because the maximum liability is fixed. For shorter terms, the fluid cap is usually better because the static twelve-month cap can exceed the full value of a short engagement.</w:t>
      </w:r>
    </w:p>
    <w:p w:rsidR="00000000" w:rsidDel="00000000" w:rsidP="00000000" w:rsidRDefault="00000000" w:rsidRPr="00000000" w14:paraId="00000053">
      <w:pPr>
        <w:spacing w:after="180" w:line="300" w:lineRule="auto"/>
        <w:rPr/>
      </w:pPr>
      <w:r w:rsidDel="00000000" w:rsidR="00000000" w:rsidRPr="00000000">
        <w:rPr>
          <w:rtl w:val="0"/>
        </w:rPr>
        <w:t xml:space="preserve">Both versions in the Clause Bank preserve uncapped liability for the categories where realistic damages can be high: indemnification obligations, data security and privacy breaches, intellectual property infringement, and claims arising from gross negligence or willful misconduct. These are the categories where a cap could leave the library without meaningful recourse.</w:t>
      </w:r>
    </w:p>
    <w:p w:rsidR="00000000" w:rsidDel="00000000" w:rsidP="00000000" w:rsidRDefault="00000000" w:rsidRPr="00000000" w14:paraId="00000054">
      <w:pPr>
        <w:spacing w:after="180" w:line="300" w:lineRule="auto"/>
        <w:rPr/>
      </w:pPr>
      <w:r w:rsidDel="00000000" w:rsidR="00000000" w:rsidRPr="00000000">
        <w:rPr>
          <w:rtl w:val="0"/>
        </w:rPr>
        <w:t xml:space="preserve">The Pro-Library Version and the Reasonable Fallback both carve indemnification out of the cap explicitly. Vendors may accept the cap structure but resist uncapped exposure for data and privacy breaches; a separate higher cap for that category is a workable alternative to collapsing data and privacy into the general cap.</w:t>
      </w:r>
    </w:p>
    <w:p w:rsidR="00000000" w:rsidDel="00000000" w:rsidP="00000000" w:rsidRDefault="00000000" w:rsidRPr="00000000" w14:paraId="00000055">
      <w:pPr>
        <w:keepNext w:val="1"/>
        <w:spacing w:after="160" w:before="320" w:lineRule="auto"/>
        <w:rPr/>
      </w:pPr>
      <w:r w:rsidDel="00000000" w:rsidR="00000000" w:rsidRPr="00000000">
        <w:rPr>
          <w:b w:val="1"/>
          <w:bCs w:val="1"/>
          <w:sz w:val="26"/>
          <w:szCs w:val="26"/>
          <w:rtl w:val="0"/>
        </w:rPr>
        <w:t xml:space="preserve">Other Risk Provisions</w:t>
      </w:r>
      <w:r w:rsidDel="00000000" w:rsidR="00000000" w:rsidRPr="00000000">
        <w:rPr>
          <w:rtl w:val="0"/>
        </w:rPr>
      </w:r>
    </w:p>
    <w:p w:rsidR="00000000" w:rsidDel="00000000" w:rsidP="00000000" w:rsidRDefault="00000000" w:rsidRPr="00000000" w14:paraId="00000056">
      <w:pPr>
        <w:spacing w:after="180" w:line="300" w:lineRule="auto"/>
        <w:rPr/>
      </w:pPr>
      <w:r w:rsidDel="00000000" w:rsidR="00000000" w:rsidRPr="00000000">
        <w:rPr>
          <w:rtl w:val="0"/>
        </w:rPr>
        <w:t xml:space="preserve">Clauses related to other risk provisions (</w:t>
      </w:r>
      <w:r w:rsidDel="00000000" w:rsidR="00000000" w:rsidRPr="00000000">
        <w:rPr>
          <w:b w:val="1"/>
          <w:bCs w:val="1"/>
          <w:rtl w:val="0"/>
        </w:rPr>
        <w:t xml:space="preserve">RA-IS</w:t>
      </w:r>
      <w:r w:rsidDel="00000000" w:rsidR="00000000" w:rsidRPr="00000000">
        <w:rPr>
          <w:rtl w:val="0"/>
        </w:rPr>
        <w:t xml:space="preserve">, </w:t>
      </w:r>
      <w:r w:rsidDel="00000000" w:rsidR="00000000" w:rsidRPr="00000000">
        <w:rPr>
          <w:b w:val="1"/>
          <w:bCs w:val="1"/>
          <w:rtl w:val="0"/>
        </w:rPr>
        <w:t xml:space="preserve">RA-FM</w:t>
      </w:r>
      <w:r w:rsidDel="00000000" w:rsidR="00000000" w:rsidRPr="00000000">
        <w:rPr>
          <w:rtl w:val="0"/>
        </w:rPr>
        <w:t xml:space="preserve">, </w:t>
      </w:r>
      <w:r w:rsidDel="00000000" w:rsidR="00000000" w:rsidRPr="00000000">
        <w:rPr>
          <w:b w:val="1"/>
          <w:bCs w:val="1"/>
          <w:rtl w:val="0"/>
        </w:rPr>
        <w:t xml:space="preserve">RA-TM</w:t>
      </w:r>
      <w:r w:rsidDel="00000000" w:rsidR="00000000" w:rsidRPr="00000000">
        <w:rPr>
          <w:rtl w:val="0"/>
        </w:rPr>
        <w:t xml:space="preserve">) include Insurance, Force Majeure, and Trademark and Logo Use.</w:t>
      </w:r>
    </w:p>
    <w:p w:rsidR="00000000" w:rsidDel="00000000" w:rsidP="00000000" w:rsidRDefault="00000000" w:rsidRPr="00000000" w14:paraId="00000057">
      <w:pPr>
        <w:spacing w:after="180" w:line="300" w:lineRule="auto"/>
        <w:rPr/>
      </w:pPr>
      <w:r w:rsidDel="00000000" w:rsidR="00000000" w:rsidRPr="00000000">
        <w:rPr>
          <w:rtl w:val="0"/>
        </w:rPr>
        <w:t xml:space="preserve">The insurance clause (</w:t>
      </w:r>
      <w:r w:rsidDel="00000000" w:rsidR="00000000" w:rsidRPr="00000000">
        <w:rPr>
          <w:b w:val="1"/>
          <w:bCs w:val="1"/>
          <w:rtl w:val="0"/>
        </w:rPr>
        <w:t xml:space="preserve">RA-IS</w:t>
      </w:r>
      <w:r w:rsidDel="00000000" w:rsidR="00000000" w:rsidRPr="00000000">
        <w:rPr>
          <w:rtl w:val="0"/>
        </w:rPr>
        <w:t xml:space="preserve">) is written to be instructional rather than prescriptive: it suggests that a vendor carry commercial general liability, professional liability or errors and omissions, and cyber liability insurance, with coverage limits and certificate requirements set forth in a schedule. Where a vendor asks for the library to carry similar insurance, check with your finance and risk management personnel to see what you can actually provide.</w:t>
      </w:r>
    </w:p>
    <w:p w:rsidR="00000000" w:rsidDel="00000000" w:rsidP="00000000" w:rsidRDefault="00000000" w:rsidRPr="00000000" w14:paraId="00000058">
      <w:pPr>
        <w:spacing w:after="180" w:line="300" w:lineRule="auto"/>
        <w:rPr/>
      </w:pPr>
      <w:r w:rsidDel="00000000" w:rsidR="00000000" w:rsidRPr="00000000">
        <w:rPr>
          <w:rtl w:val="0"/>
        </w:rPr>
        <w:t xml:space="preserve">The force majeure clause (</w:t>
      </w:r>
      <w:r w:rsidDel="00000000" w:rsidR="00000000" w:rsidRPr="00000000">
        <w:rPr>
          <w:b w:val="1"/>
          <w:bCs w:val="1"/>
          <w:rtl w:val="0"/>
        </w:rPr>
        <w:t xml:space="preserve">RA-FM</w:t>
      </w:r>
      <w:r w:rsidDel="00000000" w:rsidR="00000000" w:rsidRPr="00000000">
        <w:rPr>
          <w:rtl w:val="0"/>
        </w:rPr>
        <w:t xml:space="preserve">) is a list of events that can excuse performance. Vendor templates can draft force majeure broadly enough to excuse most vendor failures, including ordinary business risks like cyber-attacks, software defects, and supplier failures. The Pro-Library Version excludes those from force majeure because they’re controllable business risks the vendor should bear; vendors may push back on this, and the Reasonable Fallback uses a broader definition combined with a termination right for prolonged non-performance.</w:t>
      </w:r>
    </w:p>
    <w:p w:rsidR="00000000" w:rsidDel="00000000" w:rsidP="00000000" w:rsidRDefault="00000000" w:rsidRPr="00000000" w14:paraId="00000059">
      <w:pPr>
        <w:spacing w:after="180" w:line="300" w:lineRule="auto"/>
        <w:rPr/>
      </w:pPr>
      <w:r w:rsidDel="00000000" w:rsidR="00000000" w:rsidRPr="00000000">
        <w:rPr>
          <w:rtl w:val="0"/>
        </w:rPr>
        <w:t xml:space="preserve">The trademark and logo clause (</w:t>
      </w:r>
      <w:r w:rsidDel="00000000" w:rsidR="00000000" w:rsidRPr="00000000">
        <w:rPr>
          <w:b w:val="1"/>
          <w:bCs w:val="1"/>
          <w:rtl w:val="0"/>
        </w:rPr>
        <w:t xml:space="preserve">RA-TM</w:t>
      </w:r>
      <w:r w:rsidDel="00000000" w:rsidR="00000000" w:rsidRPr="00000000">
        <w:rPr>
          <w:rtl w:val="0"/>
        </w:rPr>
        <w:t xml:space="preserve">) prevents the vendor from using your library’s name in marketing without consent. For libraries where the institutional name carries public trust, vendor marketing use of the library brand can implicate the library’s public standing. The Pro-Library Version requires consent for each use; the Reasonable Fallback allows factual listing without endorsement implication.</w:t>
      </w:r>
    </w:p>
    <w:p w:rsidR="00000000" w:rsidDel="00000000" w:rsidP="00000000" w:rsidRDefault="00000000" w:rsidRPr="00000000" w14:paraId="0000005A">
      <w:pPr>
        <w:keepNext w:val="1"/>
        <w:pageBreakBefore w:val="1"/>
        <w:spacing w:after="120" w:lineRule="auto"/>
        <w:rPr/>
      </w:pPr>
      <w:r w:rsidDel="00000000" w:rsidR="00000000" w:rsidRPr="00000000">
        <w:rPr>
          <w:b w:val="1"/>
          <w:bCs w:val="1"/>
          <w:sz w:val="32"/>
          <w:szCs w:val="32"/>
          <w:rtl w:val="0"/>
        </w:rPr>
        <w:t xml:space="preserve">Term and Exit</w:t>
      </w: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rtl w:val="0"/>
        </w:rPr>
        <w:t xml:space="preserve">The Term and Exit clauses define how the relationship starts, how it renews, how either party can end it, and what happens when ownership changes hands. Vendor templates can make these asymmetric, with the vendor able to exit easily and the library locked in.</w:t>
      </w:r>
    </w:p>
    <w:p w:rsidR="00000000" w:rsidDel="00000000" w:rsidP="00000000" w:rsidRDefault="00000000" w:rsidRPr="00000000" w14:paraId="0000005C">
      <w:pPr>
        <w:keepNext w:val="1"/>
        <w:spacing w:after="120" w:before="320" w:lineRule="auto"/>
        <w:rPr/>
      </w:pPr>
      <w:r w:rsidDel="00000000" w:rsidR="00000000" w:rsidRPr="00000000">
        <w:rPr>
          <w:b w:val="1"/>
          <w:bCs w:val="1"/>
          <w:sz w:val="26"/>
          <w:szCs w:val="26"/>
          <w:rtl w:val="0"/>
        </w:rPr>
        <w:t xml:space="preserve">Term, Renewal, and Termination</w:t>
      </w:r>
      <w:r w:rsidDel="00000000" w:rsidR="00000000" w:rsidRPr="00000000">
        <w:rPr>
          <w:rtl w:val="0"/>
        </w:rPr>
      </w:r>
    </w:p>
    <w:p w:rsidR="00000000" w:rsidDel="00000000" w:rsidP="00000000" w:rsidRDefault="00000000" w:rsidRPr="00000000" w14:paraId="0000005D">
      <w:pPr>
        <w:spacing w:after="120" w:line="300" w:lineRule="auto"/>
        <w:rPr/>
      </w:pPr>
      <w:r w:rsidDel="00000000" w:rsidR="00000000" w:rsidRPr="00000000">
        <w:rPr>
          <w:rtl w:val="0"/>
        </w:rPr>
        <w:t xml:space="preserve">Clauses related to term, renewal, and termination (</w:t>
      </w:r>
      <w:r w:rsidDel="00000000" w:rsidR="00000000" w:rsidRPr="00000000">
        <w:rPr>
          <w:b w:val="1"/>
          <w:bCs w:val="1"/>
          <w:rtl w:val="0"/>
        </w:rPr>
        <w:t xml:space="preserve">TE-TR</w:t>
      </w:r>
      <w:r w:rsidDel="00000000" w:rsidR="00000000" w:rsidRPr="00000000">
        <w:rPr>
          <w:rtl w:val="0"/>
        </w:rPr>
        <w:t xml:space="preserve">, </w:t>
      </w:r>
      <w:r w:rsidDel="00000000" w:rsidR="00000000" w:rsidRPr="00000000">
        <w:rPr>
          <w:b w:val="1"/>
          <w:bCs w:val="1"/>
          <w:rtl w:val="0"/>
        </w:rPr>
        <w:t xml:space="preserve">TE-TC</w:t>
      </w:r>
      <w:r w:rsidDel="00000000" w:rsidR="00000000" w:rsidRPr="00000000">
        <w:rPr>
          <w:rtl w:val="0"/>
        </w:rPr>
        <w:t xml:space="preserve">, </w:t>
      </w:r>
      <w:r w:rsidDel="00000000" w:rsidR="00000000" w:rsidRPr="00000000">
        <w:rPr>
          <w:b w:val="1"/>
          <w:bCs w:val="1"/>
          <w:rtl w:val="0"/>
        </w:rPr>
        <w:t xml:space="preserve">TE-TV</w:t>
      </w:r>
      <w:r w:rsidDel="00000000" w:rsidR="00000000" w:rsidRPr="00000000">
        <w:rPr>
          <w:rtl w:val="0"/>
        </w:rPr>
        <w:t xml:space="preserve">) include Term and Renewal Mechanics, Termination for Cause, and Termination for Convenience.</w:t>
      </w:r>
    </w:p>
    <w:p w:rsidR="00000000" w:rsidDel="00000000" w:rsidP="00000000" w:rsidRDefault="00000000" w:rsidRPr="00000000" w14:paraId="0000005E">
      <w:pPr>
        <w:spacing w:after="120" w:line="300" w:lineRule="auto"/>
        <w:rPr/>
      </w:pPr>
      <w:r w:rsidDel="00000000" w:rsidR="00000000" w:rsidRPr="00000000">
        <w:rPr>
          <w:rtl w:val="0"/>
        </w:rPr>
        <w:t xml:space="preserve">The term and renewal clause (</w:t>
      </w:r>
      <w:r w:rsidDel="00000000" w:rsidR="00000000" w:rsidRPr="00000000">
        <w:rPr>
          <w:b w:val="1"/>
          <w:bCs w:val="1"/>
          <w:rtl w:val="0"/>
        </w:rPr>
        <w:t xml:space="preserve">TE-TR</w:t>
      </w:r>
      <w:r w:rsidDel="00000000" w:rsidR="00000000" w:rsidRPr="00000000">
        <w:rPr>
          <w:rtl w:val="0"/>
        </w:rPr>
        <w:t xml:space="preserve">) addresses auto-renewal, which is how libraries get locked into multi-year terms they didn’t specifically agree to. The Pro-Library Version eliminates auto-renewal entirely, requiring an affirmative agreement for renewal. The Reasonable Fallback retains auto-renewal but with shorter notice periods and clearer notice requirements from the vendor.</w:t>
      </w:r>
    </w:p>
    <w:p w:rsidR="00000000" w:rsidDel="00000000" w:rsidP="00000000" w:rsidRDefault="00000000" w:rsidRPr="00000000" w14:paraId="0000005F">
      <w:pPr>
        <w:spacing w:after="120" w:line="300" w:lineRule="auto"/>
        <w:rPr/>
      </w:pPr>
      <w:r w:rsidDel="00000000" w:rsidR="00000000" w:rsidRPr="00000000">
        <w:rPr>
          <w:rtl w:val="0"/>
        </w:rPr>
        <w:t xml:space="preserve">The termination for cause clause (</w:t>
      </w:r>
      <w:r w:rsidDel="00000000" w:rsidR="00000000" w:rsidRPr="00000000">
        <w:rPr>
          <w:b w:val="1"/>
          <w:bCs w:val="1"/>
          <w:rtl w:val="0"/>
        </w:rPr>
        <w:t xml:space="preserve">TE-TC</w:t>
      </w:r>
      <w:r w:rsidDel="00000000" w:rsidR="00000000" w:rsidRPr="00000000">
        <w:rPr>
          <w:rtl w:val="0"/>
        </w:rPr>
        <w:t xml:space="preserve">) covers material breach, cure periods, and termination for nonpayment, all together. Vendor templates can draft asymmetric cure periods (longer for the licensee than for the vendor) and can let the vendor define what counts as material breach. The Pro-Library Version makes the cure periods symmetric at thirty days, defines material breach in terms of substantial impairment of value, and addresses termination for nonpayment specifically with sixty days’ notice and a dispute carve-out. Preservation of perpetual access rights on paid content survives termination for cause.</w:t>
      </w:r>
    </w:p>
    <w:p w:rsidR="00000000" w:rsidDel="00000000" w:rsidP="00000000" w:rsidRDefault="00000000" w:rsidRPr="00000000" w14:paraId="00000060">
      <w:pPr>
        <w:spacing w:after="120" w:line="300" w:lineRule="auto"/>
        <w:rPr/>
      </w:pPr>
      <w:r w:rsidDel="00000000" w:rsidR="00000000" w:rsidRPr="00000000">
        <w:rPr>
          <w:rtl w:val="0"/>
        </w:rPr>
        <w:t xml:space="preserve">The termination for convenience clause (</w:t>
      </w:r>
      <w:r w:rsidDel="00000000" w:rsidR="00000000" w:rsidRPr="00000000">
        <w:rPr>
          <w:b w:val="1"/>
          <w:bCs w:val="1"/>
          <w:rtl w:val="0"/>
        </w:rPr>
        <w:t xml:space="preserve">TE-TV</w:t>
      </w:r>
      <w:r w:rsidDel="00000000" w:rsidR="00000000" w:rsidRPr="00000000">
        <w:rPr>
          <w:rtl w:val="0"/>
        </w:rPr>
        <w:t xml:space="preserve">) addresses what happens when either party wants out without specific cause. Vendor templates can make this asymmetric too, with the vendor able to terminate for convenience and the library locked in for the term. The Pro-Library Version makes the right mutual at ninety days’ notice, with pro-rata refunds and perpetual access preserved on paid content.</w:t>
      </w:r>
    </w:p>
    <w:p w:rsidR="00000000" w:rsidDel="00000000" w:rsidP="00000000" w:rsidRDefault="00000000" w:rsidRPr="00000000" w14:paraId="00000061">
      <w:pPr>
        <w:keepNext w:val="1"/>
        <w:spacing w:after="120" w:before="320" w:lineRule="auto"/>
        <w:rPr/>
      </w:pPr>
      <w:r w:rsidDel="00000000" w:rsidR="00000000" w:rsidRPr="00000000">
        <w:rPr>
          <w:b w:val="1"/>
          <w:bCs w:val="1"/>
          <w:sz w:val="26"/>
          <w:szCs w:val="26"/>
          <w:rtl w:val="0"/>
        </w:rPr>
        <w:t xml:space="preserve">Assignment and Change of Control</w:t>
      </w:r>
      <w:r w:rsidDel="00000000" w:rsidR="00000000" w:rsidRPr="00000000">
        <w:rPr>
          <w:rtl w:val="0"/>
        </w:rPr>
      </w:r>
    </w:p>
    <w:p w:rsidR="00000000" w:rsidDel="00000000" w:rsidP="00000000" w:rsidRDefault="00000000" w:rsidRPr="00000000" w14:paraId="00000062">
      <w:pPr>
        <w:spacing w:after="120" w:line="300" w:lineRule="auto"/>
        <w:rPr/>
      </w:pPr>
      <w:r w:rsidDel="00000000" w:rsidR="00000000" w:rsidRPr="00000000">
        <w:rPr>
          <w:rtl w:val="0"/>
        </w:rPr>
        <w:t xml:space="preserve">The assignment and change of control clause (</w:t>
      </w:r>
      <w:r w:rsidDel="00000000" w:rsidR="00000000" w:rsidRPr="00000000">
        <w:rPr>
          <w:b w:val="1"/>
          <w:bCs w:val="1"/>
          <w:rtl w:val="0"/>
        </w:rPr>
        <w:t xml:space="preserve">TE-AC2</w:t>
      </w:r>
      <w:r w:rsidDel="00000000" w:rsidR="00000000" w:rsidRPr="00000000">
        <w:rPr>
          <w:rtl w:val="0"/>
        </w:rPr>
        <w:t xml:space="preserve">) addresses what happens when one party sells or restructures. Vendor templates can let the vendor assign freely while requiring vendor consent for any library assignment, even in the context of library system consolidation or government reorganization. The Pro-Library Version makes the consent requirements mutual with a not-unreasonably-withheld standard, requires successor entities to assume all obligations including perpetual access, and carves out library reorganization scenarios from the consent requirement.</w:t>
      </w:r>
    </w:p>
    <w:p w:rsidR="00000000" w:rsidDel="00000000" w:rsidP="00000000" w:rsidRDefault="00000000" w:rsidRPr="00000000" w14:paraId="00000063">
      <w:pPr>
        <w:keepNext w:val="1"/>
        <w:pageBreakBefore w:val="1"/>
        <w:spacing w:after="120" w:lineRule="auto"/>
        <w:rPr/>
      </w:pPr>
      <w:r w:rsidDel="00000000" w:rsidR="00000000" w:rsidRPr="00000000">
        <w:rPr>
          <w:b w:val="1"/>
          <w:bCs w:val="1"/>
          <w:sz w:val="32"/>
          <w:szCs w:val="32"/>
          <w:rtl w:val="0"/>
        </w:rPr>
        <w:t xml:space="preserve">Dispute Resolution</w:t>
      </w:r>
      <w:r w:rsidDel="00000000" w:rsidR="00000000" w:rsidRPr="00000000">
        <w:rPr>
          <w:rtl w:val="0"/>
        </w:rPr>
      </w:r>
    </w:p>
    <w:p w:rsidR="00000000" w:rsidDel="00000000" w:rsidP="00000000" w:rsidRDefault="00000000" w:rsidRPr="00000000" w14:paraId="00000064">
      <w:pPr>
        <w:spacing w:after="120" w:line="300" w:lineRule="auto"/>
        <w:rPr/>
      </w:pPr>
      <w:r w:rsidDel="00000000" w:rsidR="00000000" w:rsidRPr="00000000">
        <w:rPr>
          <w:rtl w:val="0"/>
        </w:rPr>
        <w:t xml:space="preserve">Clauses related to dispute resolution (</w:t>
      </w:r>
      <w:r w:rsidDel="00000000" w:rsidR="00000000" w:rsidRPr="00000000">
        <w:rPr>
          <w:b w:val="1"/>
          <w:bCs w:val="1"/>
          <w:rtl w:val="0"/>
        </w:rPr>
        <w:t xml:space="preserve">DR-GL</w:t>
      </w:r>
      <w:r w:rsidDel="00000000" w:rsidR="00000000" w:rsidRPr="00000000">
        <w:rPr>
          <w:rtl w:val="0"/>
        </w:rPr>
        <w:t xml:space="preserve">, </w:t>
      </w:r>
      <w:r w:rsidDel="00000000" w:rsidR="00000000" w:rsidRPr="00000000">
        <w:rPr>
          <w:b w:val="1"/>
          <w:bCs w:val="1"/>
          <w:rtl w:val="0"/>
        </w:rPr>
        <w:t xml:space="preserve">DR-DR2</w:t>
      </w:r>
      <w:r w:rsidDel="00000000" w:rsidR="00000000" w:rsidRPr="00000000">
        <w:rPr>
          <w:rtl w:val="0"/>
        </w:rPr>
        <w:t xml:space="preserve">) include Governing Law and Venue and Dispute Resolution Procedures.</w:t>
      </w:r>
    </w:p>
    <w:p w:rsidR="00000000" w:rsidDel="00000000" w:rsidP="00000000" w:rsidRDefault="00000000" w:rsidRPr="00000000" w14:paraId="00000065">
      <w:pPr>
        <w:spacing w:after="120" w:line="300" w:lineRule="auto"/>
        <w:rPr/>
      </w:pPr>
      <w:r w:rsidDel="00000000" w:rsidR="00000000" w:rsidRPr="00000000">
        <w:rPr>
          <w:rtl w:val="0"/>
        </w:rPr>
        <w:t xml:space="preserve">The governing law and venue clause (</w:t>
      </w:r>
      <w:r w:rsidDel="00000000" w:rsidR="00000000" w:rsidRPr="00000000">
        <w:rPr>
          <w:b w:val="1"/>
          <w:bCs w:val="1"/>
          <w:rtl w:val="0"/>
        </w:rPr>
        <w:t xml:space="preserve">DR-GL</w:t>
      </w:r>
      <w:r w:rsidDel="00000000" w:rsidR="00000000" w:rsidRPr="00000000">
        <w:rPr>
          <w:rtl w:val="0"/>
        </w:rPr>
        <w:t xml:space="preserve">) covers which law applies and where disputes get heard. While many institutions and organizations aim for governing law and venue to match their home jurisdiction for convenience, public libraries and state institutions have concerns beyond those of most other institutions. Libraries are subject to local public records laws, accessibility requirements, sovereign immunity, and procurement rules that mean in many instances libraries simply can’t agree to have their contracts governed by laws outside of their home state. The Pro-Library Version of this clause places governing law and venue in your library’s home jurisdiction and preserves any sovereign or governmental immunity. The Reasonable Fallback version is written to allow a neutral commercial jurisdiction with a carve-out for mandatory local protections (like local public records laws) and the right to sue in either jurisdiction.</w:t>
      </w:r>
    </w:p>
    <w:p w:rsidR="00000000" w:rsidDel="00000000" w:rsidP="00000000" w:rsidRDefault="00000000" w:rsidRPr="00000000" w14:paraId="00000066">
      <w:pPr>
        <w:spacing w:after="120" w:line="300" w:lineRule="auto"/>
        <w:rPr/>
      </w:pPr>
      <w:r w:rsidDel="00000000" w:rsidR="00000000" w:rsidRPr="00000000">
        <w:rPr>
          <w:rtl w:val="0"/>
        </w:rPr>
        <w:t xml:space="preserve">The dispute resolution procedures clause (</w:t>
      </w:r>
      <w:r w:rsidDel="00000000" w:rsidR="00000000" w:rsidRPr="00000000">
        <w:rPr>
          <w:b w:val="1"/>
          <w:bCs w:val="1"/>
          <w:rtl w:val="0"/>
        </w:rPr>
        <w:t xml:space="preserve">DR-DR2</w:t>
      </w:r>
      <w:r w:rsidDel="00000000" w:rsidR="00000000" w:rsidRPr="00000000">
        <w:rPr>
          <w:rtl w:val="0"/>
        </w:rPr>
        <w:t xml:space="preserve">) covers whether mandatory arbitration applies. While some vendors and content providers may argue that arbitration is faster and cheaper, the simple fact is that public institutions may not be able to agree to closed-door arbitration procedures. The Pro-Library Version replaces mandatory arbitration with informal good-faith discussion followed by mediation, with court access preserved at any time. The Reasonable Fallback uses pre-litigation discussion and optional mediation, still without giving up court access.</w:t>
      </w:r>
    </w:p>
    <w:p w:rsidR="00000000" w:rsidDel="00000000" w:rsidP="00000000" w:rsidRDefault="00000000" w:rsidRPr="00000000" w14:paraId="00000067">
      <w:pPr>
        <w:keepNext w:val="1"/>
        <w:pageBreakBefore w:val="1"/>
        <w:spacing w:after="120" w:lineRule="auto"/>
        <w:rPr/>
      </w:pPr>
      <w:r w:rsidDel="00000000" w:rsidR="00000000" w:rsidRPr="00000000">
        <w:rPr>
          <w:b w:val="1"/>
          <w:bCs w:val="1"/>
          <w:sz w:val="32"/>
          <w:szCs w:val="32"/>
          <w:rtl w:val="0"/>
        </w:rPr>
        <w:t xml:space="preserve">Governance and Change Management</w:t>
      </w:r>
      <w:r w:rsidDel="00000000" w:rsidR="00000000" w:rsidRPr="00000000">
        <w:rPr>
          <w:rtl w:val="0"/>
        </w:rPr>
      </w:r>
    </w:p>
    <w:p w:rsidR="00000000" w:rsidDel="00000000" w:rsidP="00000000" w:rsidRDefault="00000000" w:rsidRPr="00000000" w14:paraId="00000068">
      <w:pPr>
        <w:spacing w:after="180" w:line="300" w:lineRule="auto"/>
        <w:rPr/>
      </w:pPr>
      <w:r w:rsidDel="00000000" w:rsidR="00000000" w:rsidRPr="00000000">
        <w:rPr>
          <w:rtl w:val="0"/>
        </w:rPr>
        <w:t xml:space="preserve">The Governance and Change Management clauses control how the agreement functions, how notices work, what audit rights the vendor has, and what counts as the complete agreement.</w:t>
      </w:r>
    </w:p>
    <w:p w:rsidR="00000000" w:rsidDel="00000000" w:rsidP="00000000" w:rsidRDefault="00000000" w:rsidRPr="00000000" w14:paraId="00000069">
      <w:pPr>
        <w:keepNext w:val="1"/>
        <w:spacing w:after="160" w:before="320" w:lineRule="auto"/>
        <w:rPr/>
      </w:pPr>
      <w:r w:rsidDel="00000000" w:rsidR="00000000" w:rsidRPr="00000000">
        <w:rPr>
          <w:b w:val="1"/>
          <w:bCs w:val="1"/>
          <w:sz w:val="26"/>
          <w:szCs w:val="26"/>
          <w:rtl w:val="0"/>
        </w:rPr>
        <w:t xml:space="preserve">Amendment and Incorporation</w:t>
      </w:r>
      <w:r w:rsidDel="00000000" w:rsidR="00000000" w:rsidRPr="00000000">
        <w:rPr>
          <w:rtl w:val="0"/>
        </w:rPr>
      </w:r>
    </w:p>
    <w:p w:rsidR="00000000" w:rsidDel="00000000" w:rsidP="00000000" w:rsidRDefault="00000000" w:rsidRPr="00000000" w14:paraId="0000006A">
      <w:pPr>
        <w:spacing w:after="180" w:line="300" w:lineRule="auto"/>
        <w:rPr/>
      </w:pPr>
      <w:r w:rsidDel="00000000" w:rsidR="00000000" w:rsidRPr="00000000">
        <w:rPr>
          <w:rtl w:val="0"/>
        </w:rPr>
        <w:t xml:space="preserve">The unilateral amendment clause (</w:t>
      </w:r>
      <w:r w:rsidDel="00000000" w:rsidR="00000000" w:rsidRPr="00000000">
        <w:rPr>
          <w:b w:val="1"/>
          <w:bCs w:val="1"/>
          <w:rtl w:val="0"/>
        </w:rPr>
        <w:t xml:space="preserve">GC-UA</w:t>
      </w:r>
      <w:r w:rsidDel="00000000" w:rsidR="00000000" w:rsidRPr="00000000">
        <w:rPr>
          <w:rtl w:val="0"/>
        </w:rPr>
        <w:t xml:space="preserve">) addresses situations where one side can change language without notice or consent and applies broadly to things like updated Terms of Use and Privacy Policies or fee schedules. Where the agreement incorporates those terms by reference, negotiated provisions become the starting point rather than the agreement. The Pro-Library Version requires signed amendments for any changes and excludes click-through, browse-wrap, or platform terms. The Reasonable Fallback permits operational documentation updates but requires the agreement to control over any other vendor document.</w:t>
      </w:r>
    </w:p>
    <w:p w:rsidR="00000000" w:rsidDel="00000000" w:rsidP="00000000" w:rsidRDefault="00000000" w:rsidRPr="00000000" w14:paraId="0000006B">
      <w:pPr>
        <w:keepNext w:val="1"/>
        <w:spacing w:after="160" w:before="320" w:lineRule="auto"/>
        <w:rPr/>
      </w:pPr>
      <w:r w:rsidDel="00000000" w:rsidR="00000000" w:rsidRPr="00000000">
        <w:rPr>
          <w:b w:val="1"/>
          <w:bCs w:val="1"/>
          <w:sz w:val="26"/>
          <w:szCs w:val="26"/>
          <w:rtl w:val="0"/>
        </w:rPr>
        <w:t xml:space="preserve">Notices, Audits, and Integration</w:t>
      </w:r>
      <w:r w:rsidDel="00000000" w:rsidR="00000000" w:rsidRPr="00000000">
        <w:rPr>
          <w:rtl w:val="0"/>
        </w:rPr>
      </w:r>
    </w:p>
    <w:p w:rsidR="00000000" w:rsidDel="00000000" w:rsidP="00000000" w:rsidRDefault="00000000" w:rsidRPr="00000000" w14:paraId="0000006C">
      <w:pPr>
        <w:spacing w:after="180" w:line="300" w:lineRule="auto"/>
        <w:rPr/>
      </w:pPr>
      <w:r w:rsidDel="00000000" w:rsidR="00000000" w:rsidRPr="00000000">
        <w:rPr>
          <w:rtl w:val="0"/>
        </w:rPr>
        <w:t xml:space="preserve">Clauses related to notices, audits, and integration (</w:t>
      </w:r>
      <w:r w:rsidDel="00000000" w:rsidR="00000000" w:rsidRPr="00000000">
        <w:rPr>
          <w:b w:val="1"/>
          <w:bCs w:val="1"/>
          <w:rtl w:val="0"/>
        </w:rPr>
        <w:t xml:space="preserve">GC-NO</w:t>
      </w:r>
      <w:r w:rsidDel="00000000" w:rsidR="00000000" w:rsidRPr="00000000">
        <w:rPr>
          <w:rtl w:val="0"/>
        </w:rPr>
        <w:t xml:space="preserve">, </w:t>
      </w:r>
      <w:r w:rsidDel="00000000" w:rsidR="00000000" w:rsidRPr="00000000">
        <w:rPr>
          <w:b w:val="1"/>
          <w:bCs w:val="1"/>
          <w:rtl w:val="0"/>
        </w:rPr>
        <w:t xml:space="preserve">GC-AR</w:t>
      </w:r>
      <w:r w:rsidDel="00000000" w:rsidR="00000000" w:rsidRPr="00000000">
        <w:rPr>
          <w:rtl w:val="0"/>
        </w:rPr>
        <w:t xml:space="preserve">, </w:t>
      </w:r>
      <w:r w:rsidDel="00000000" w:rsidR="00000000" w:rsidRPr="00000000">
        <w:rPr>
          <w:b w:val="1"/>
          <w:bCs w:val="1"/>
          <w:rtl w:val="0"/>
        </w:rPr>
        <w:t xml:space="preserve">GC-EA</w:t>
      </w:r>
      <w:r w:rsidDel="00000000" w:rsidR="00000000" w:rsidRPr="00000000">
        <w:rPr>
          <w:rtl w:val="0"/>
        </w:rPr>
        <w:t xml:space="preserve">) include Notice Provisions, Audit Rights, and Entire Agreement.</w:t>
      </w:r>
    </w:p>
    <w:p w:rsidR="00000000" w:rsidDel="00000000" w:rsidP="00000000" w:rsidRDefault="00000000" w:rsidRPr="00000000" w14:paraId="0000006D">
      <w:pPr>
        <w:spacing w:after="180" w:line="300" w:lineRule="auto"/>
        <w:rPr/>
      </w:pPr>
      <w:r w:rsidDel="00000000" w:rsidR="00000000" w:rsidRPr="00000000">
        <w:rPr>
          <w:rtl w:val="0"/>
        </w:rPr>
        <w:t xml:space="preserve">The notice provisions clause (</w:t>
      </w:r>
      <w:r w:rsidDel="00000000" w:rsidR="00000000" w:rsidRPr="00000000">
        <w:rPr>
          <w:b w:val="1"/>
          <w:bCs w:val="1"/>
          <w:rtl w:val="0"/>
        </w:rPr>
        <w:t xml:space="preserve">GC-NO</w:t>
      </w:r>
      <w:r w:rsidDel="00000000" w:rsidR="00000000" w:rsidRPr="00000000">
        <w:rPr>
          <w:rtl w:val="0"/>
        </w:rPr>
        <w:t xml:space="preserve">) determines when any required notices are considered legally effective. Templates sometimes include notice mechanisms that make communications effective on dispatch rather than receipt; the Pro-Library Version requires written notice through defined channels with actual receipt requirements. The Reasonable Fallback gives flexibility on timing while keeping the structure mutual.</w:t>
      </w:r>
    </w:p>
    <w:p w:rsidR="00000000" w:rsidDel="00000000" w:rsidP="00000000" w:rsidRDefault="00000000" w:rsidRPr="00000000" w14:paraId="0000006E">
      <w:pPr>
        <w:spacing w:after="180" w:line="300" w:lineRule="auto"/>
        <w:rPr/>
      </w:pPr>
      <w:r w:rsidDel="00000000" w:rsidR="00000000" w:rsidRPr="00000000">
        <w:rPr>
          <w:rtl w:val="0"/>
        </w:rPr>
        <w:t xml:space="preserve">The audit rights clause (</w:t>
      </w:r>
      <w:r w:rsidDel="00000000" w:rsidR="00000000" w:rsidRPr="00000000">
        <w:rPr>
          <w:b w:val="1"/>
          <w:bCs w:val="1"/>
          <w:rtl w:val="0"/>
        </w:rPr>
        <w:t xml:space="preserve">GC-AR</w:t>
      </w:r>
      <w:r w:rsidDel="00000000" w:rsidR="00000000" w:rsidRPr="00000000">
        <w:rPr>
          <w:rtl w:val="0"/>
        </w:rPr>
        <w:t xml:space="preserve">) covers what the vendor can audit and how. The Pro-Library Version limits audits to use of the licensed content, requires reasonable notice, caps frequency at once per year, puts costs on the vendor, excludes patron information protected by state library confidentiality laws, and restricts audits to parties in direct privity with the vendor (which prevents the vendor from reaching consortium members or affiliated libraries that have no direct contractual relationship with the vendor).</w:t>
      </w:r>
    </w:p>
    <w:p w:rsidR="00000000" w:rsidDel="00000000" w:rsidP="00000000" w:rsidRDefault="00000000" w:rsidRPr="00000000" w14:paraId="0000006F">
      <w:pPr>
        <w:spacing w:after="180" w:line="300" w:lineRule="auto"/>
        <w:rPr/>
      </w:pPr>
      <w:r w:rsidDel="00000000" w:rsidR="00000000" w:rsidRPr="00000000">
        <w:rPr>
          <w:rtl w:val="0"/>
        </w:rPr>
        <w:t xml:space="preserve">Finally, the entire agreement clause (</w:t>
      </w:r>
      <w:r w:rsidDel="00000000" w:rsidR="00000000" w:rsidRPr="00000000">
        <w:rPr>
          <w:b w:val="1"/>
          <w:bCs w:val="1"/>
          <w:rtl w:val="0"/>
        </w:rPr>
        <w:t xml:space="preserve">GC-EA</w:t>
      </w:r>
      <w:r w:rsidDel="00000000" w:rsidR="00000000" w:rsidRPr="00000000">
        <w:rPr>
          <w:rtl w:val="0"/>
        </w:rPr>
        <w:t xml:space="preserve">) determines what external documents are considered part of the contract. The Pro-Library Version restricts what gets incorporated by limiting incorporations to only those documents expressly attached as exhibits.</w:t>
      </w:r>
    </w:p>
    <w:p w:rsidR="00000000" w:rsidDel="00000000" w:rsidP="00000000" w:rsidRDefault="00000000" w:rsidRPr="00000000" w14:paraId="00000070">
      <w:pPr>
        <w:pBdr>
          <w:bottom w:color="5d6d7e" w:space="1" w:sz="6" w:val="single"/>
        </w:pBdr>
        <w:spacing w:after="120" w:before="240" w:lineRule="auto"/>
        <w:rPr/>
      </w:pPr>
      <w:r w:rsidDel="00000000" w:rsidR="00000000" w:rsidRPr="00000000">
        <w:rPr>
          <w:rtl w:val="0"/>
        </w:rPr>
      </w:r>
    </w:p>
    <w:p w:rsidR="00000000" w:rsidDel="00000000" w:rsidP="00000000" w:rsidRDefault="00000000" w:rsidRPr="00000000" w14:paraId="00000071">
      <w:pPr>
        <w:spacing w:after="120" w:before="120" w:lineRule="auto"/>
        <w:rPr>
          <w:color w:val="5d6d7e"/>
          <w:sz w:val="20"/>
          <w:szCs w:val="20"/>
        </w:rPr>
      </w:pPr>
      <w:r w:rsidDel="00000000" w:rsidR="00000000" w:rsidRPr="00000000">
        <w:rPr>
          <w:i w:val="1"/>
          <w:iCs w:val="1"/>
          <w:color w:val="5d6d7e"/>
          <w:sz w:val="20"/>
          <w:szCs w:val="20"/>
          <w:rtl w:val="0"/>
        </w:rPr>
        <w:t xml:space="preserve">© 2026 Library Futures / The Engelberg Center on Innovation Law &amp; Policy </w:t>
      </w:r>
      <w:r w:rsidDel="00000000" w:rsidR="00000000" w:rsidRPr="00000000">
        <w:rPr>
          <w:rtl w:val="0"/>
        </w:rPr>
      </w:r>
    </w:p>
    <w:p w:rsidR="00000000" w:rsidDel="00000000" w:rsidP="00000000" w:rsidRDefault="00000000" w:rsidRPr="00000000" w14:paraId="00000072">
      <w:pPr>
        <w:spacing w:after="120" w:before="120" w:lineRule="auto"/>
        <w:rPr/>
      </w:pPr>
      <w:r w:rsidDel="00000000" w:rsidR="00000000" w:rsidRPr="00000000">
        <w:rPr>
          <w:i w:val="1"/>
          <w:iCs w:val="1"/>
          <w:color w:val="5d6d7e"/>
          <w:sz w:val="20"/>
          <w:szCs w:val="20"/>
          <w:rtl w:val="0"/>
        </w:rPr>
        <w:t xml:space="preserve">Licensed for use under CC-BY-4.0</w:t>
      </w: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Crossett" w:id="4" w:date="2026-06-12T19:41:47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these will work nicely as hyperlinks to the relevant clauses, which in turn can link back to this section because of hypertext magic.</w:t>
      </w:r>
    </w:p>
  </w:comment>
  <w:comment w:author="Laura Crossett" w:id="5" w:date="2026-06-12T19:46:3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as possible places to add links at some point--there are more throughout</w:t>
      </w:r>
    </w:p>
  </w:comment>
  <w:comment w:author="Laura Crossett" w:id="0" w:date="2026-06-12T19:27:1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move this up because it's really the thesis of this whole project--you *can* negotiate. As a reader, seeing that right up top lets me know that's what this is going to teach me to do.</w:t>
      </w:r>
    </w:p>
  </w:comment>
  <w:comment w:author="Laura Crossett" w:id="3" w:date="2026-06-12T19:40:23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helpful to have an example of each of these--not that I can think of any offhand, but maybe something like the database lets you save a bunch of articles in a folder on their server and what if you wanted to save those in your NYU Google Drive instead--which, actually, now that I mention it sounds very much like an "it depends" situation, so maybe never mind. :D</w:t>
      </w:r>
    </w:p>
  </w:comment>
  <w:comment w:author="Laura Crossett" w:id="1" w:date="2026-06-12T19:29:3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cut this as it's largely a recap of what's been said.</w:t>
      </w:r>
    </w:p>
  </w:comment>
  <w:comment w:author="Laura Crossett" w:id="2" w:date="2026-06-12T19:34:44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summary and a nice way to let readers know what they can find in our other work!</w:t>
      </w:r>
    </w:p>
  </w:comment>
  <w:comment w:author="Laura Crossett" w:id="6" w:date="2026-06-12T19:55:5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format as bullet points?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5" w15:done="0"/>
  <w15:commentEx w15:paraId="00000076" w15:done="0"/>
  <w15:commentEx w15:paraId="00000077" w15:done="0"/>
  <w15:commentEx w15:paraId="00000078" w15:done="0"/>
  <w15:commentEx w15:paraId="00000079" w15:done="0"/>
  <w15:commentEx w15:paraId="0000007A" w15:done="0"/>
  <w15:commentEx w15:paraId="0000007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c3e5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c3e50"/>
        <w:sz w:val="18"/>
        <w:szCs w:val="18"/>
        <w:u w:val="none"/>
        <w:shd w:fill="auto" w:val="clear"/>
        <w:vertAlign w:val="baseline"/>
        <w:rtl w:val="0"/>
      </w:rPr>
      <w:t xml:space="preserve">Digital Content Licensing Companion Document v20260608 | Licensed for use under CC-BY-4.0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c3e5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c3e50"/>
        <w:sz w:val="18"/>
        <w:szCs w:val="18"/>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2c3e5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2c3e50"/>
        <w:sz w:val="18"/>
        <w:szCs w:val="18"/>
        <w:u w:val="none"/>
        <w:shd w:fill="auto" w:val="clear"/>
        <w:vertAlign w:val="baseline"/>
        <w:rtl w:val="0"/>
      </w:rPr>
      <w:t xml:space="preserve"> of </w:t>
    </w:r>
    <w:r w:rsidDel="00000000" w:rsidR="00000000" w:rsidRPr="00000000">
      <w:rPr>
        <w:rFonts w:ascii="Aptos" w:cs="Aptos" w:eastAsia="Aptos" w:hAnsi="Aptos"/>
        <w:b w:val="1"/>
        <w:bCs w:val="1"/>
        <w:i w:val="0"/>
        <w:iCs w:val="0"/>
        <w:smallCaps w:val="0"/>
        <w:strike w:val="0"/>
        <w:color w:val="2c3e5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c3e50"/>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rIRpqJSGmt30Bm4dKSoNXUFKQ==">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